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14182" w:rsidRDefault="00000000">
      <w:pPr>
        <w:spacing w:after="240"/>
      </w:pPr>
      <w:r>
        <w:rPr>
          <w:b/>
          <w:bCs/>
          <w:sz w:val="32"/>
          <w:szCs w:val="32"/>
        </w:rPr>
        <w:t>Bioeconomy supply chains redistribute crop water stress across crops, regions and produced goods, 1995–2024</w:t>
      </w:r>
    </w:p>
    <w:p w14:paraId="00000002" w14:textId="77777777" w:rsidR="00D14182" w:rsidRDefault="00000000">
      <w:pPr>
        <w:spacing w:after="120"/>
      </w:pPr>
      <w:r>
        <w:t>Yanfei Shan</w:t>
      </w:r>
      <w:r>
        <w:rPr>
          <w:vertAlign w:val="superscript"/>
        </w:rPr>
        <w:t>1,2</w:t>
      </w:r>
      <w:r>
        <w:t>, Oleksandr Mialyk</w:t>
      </w:r>
      <w:r>
        <w:rPr>
          <w:vertAlign w:val="superscript"/>
        </w:rPr>
        <w:t>3</w:t>
      </w:r>
      <w:r>
        <w:t>, Stefan Feuerriegel</w:t>
      </w:r>
      <w:r>
        <w:rPr>
          <w:vertAlign w:val="superscript"/>
        </w:rPr>
        <w:t>4,5</w:t>
      </w:r>
      <w:r>
        <w:t>, Livia Cabernard</w:t>
      </w:r>
      <w:r>
        <w:rPr>
          <w:vertAlign w:val="superscript"/>
        </w:rPr>
        <w:t>1*</w:t>
      </w:r>
    </w:p>
    <w:p w14:paraId="00000003" w14:textId="77777777" w:rsidR="00D14182" w:rsidRDefault="00000000">
      <w:pPr>
        <w:spacing w:after="40" w:line="264" w:lineRule="auto"/>
      </w:pPr>
      <w:r>
        <w:rPr>
          <w:i/>
          <w:iCs/>
          <w:sz w:val="22"/>
          <w:szCs w:val="22"/>
          <w:vertAlign w:val="superscript"/>
        </w:rPr>
        <w:t>1</w:t>
      </w:r>
      <w:r>
        <w:rPr>
          <w:i/>
          <w:iCs/>
          <w:sz w:val="22"/>
          <w:szCs w:val="22"/>
        </w:rPr>
        <w:t>Sustainability Assessment of Food &amp; Agricultural Systems, School of Management &amp; School of Life Sciences, Technical University of Munich, Munich, Germany</w:t>
      </w:r>
    </w:p>
    <w:p w14:paraId="00000004" w14:textId="77777777" w:rsidR="00D14182" w:rsidRDefault="00000000">
      <w:pPr>
        <w:spacing w:after="40" w:line="264" w:lineRule="auto"/>
      </w:pPr>
      <w:r>
        <w:rPr>
          <w:i/>
          <w:iCs/>
          <w:sz w:val="22"/>
          <w:szCs w:val="22"/>
          <w:vertAlign w:val="superscript"/>
        </w:rPr>
        <w:t>2</w:t>
      </w:r>
      <w:r>
        <w:rPr>
          <w:i/>
          <w:iCs/>
          <w:sz w:val="22"/>
          <w:szCs w:val="22"/>
        </w:rPr>
        <w:t>Munich Data Science Institute (MDSI), Technical University of Munich, Garching bei München, Germany</w:t>
      </w:r>
    </w:p>
    <w:p w14:paraId="00000005" w14:textId="77777777" w:rsidR="00D14182" w:rsidRDefault="00000000">
      <w:pPr>
        <w:spacing w:after="40" w:line="264" w:lineRule="auto"/>
      </w:pPr>
      <w:r>
        <w:rPr>
          <w:i/>
          <w:iCs/>
          <w:sz w:val="22"/>
          <w:szCs w:val="22"/>
          <w:vertAlign w:val="superscript"/>
        </w:rPr>
        <w:t>3</w:t>
      </w:r>
      <w:r>
        <w:rPr>
          <w:i/>
          <w:iCs/>
          <w:sz w:val="22"/>
          <w:szCs w:val="22"/>
        </w:rPr>
        <w:t>Multidisciplinary Water Management Group, Faculty of Engineering Technology, University of Twente, Drienerlolaan 5, Enschede, 7522 NB, the Netherlands</w:t>
      </w:r>
    </w:p>
    <w:p w14:paraId="00000006" w14:textId="77777777" w:rsidR="00D14182" w:rsidRDefault="00000000">
      <w:pPr>
        <w:spacing w:after="40" w:line="264" w:lineRule="auto"/>
      </w:pPr>
      <w:r>
        <w:rPr>
          <w:i/>
          <w:iCs/>
          <w:sz w:val="22"/>
          <w:szCs w:val="22"/>
          <w:vertAlign w:val="superscript"/>
        </w:rPr>
        <w:t>4</w:t>
      </w:r>
      <w:r>
        <w:rPr>
          <w:i/>
          <w:iCs/>
          <w:sz w:val="22"/>
          <w:szCs w:val="22"/>
        </w:rPr>
        <w:t>LMU Munich School of Management, LMU Munich, Munich, Germany</w:t>
      </w:r>
    </w:p>
    <w:p w14:paraId="00000007" w14:textId="77777777" w:rsidR="00D14182" w:rsidRDefault="00000000">
      <w:pPr>
        <w:spacing w:after="40" w:line="264" w:lineRule="auto"/>
      </w:pPr>
      <w:r>
        <w:rPr>
          <w:i/>
          <w:iCs/>
          <w:sz w:val="22"/>
          <w:szCs w:val="22"/>
          <w:vertAlign w:val="superscript"/>
        </w:rPr>
        <w:t>5</w:t>
      </w:r>
      <w:r>
        <w:rPr>
          <w:i/>
          <w:iCs/>
          <w:sz w:val="22"/>
          <w:szCs w:val="22"/>
        </w:rPr>
        <w:t>Munich Center for Machine Learning, Munich, Germany</w:t>
      </w:r>
    </w:p>
    <w:p w14:paraId="00000008" w14:textId="77777777" w:rsidR="00D14182" w:rsidRDefault="00000000">
      <w:pPr>
        <w:spacing w:after="240"/>
      </w:pPr>
      <w:r>
        <w:rPr>
          <w:i/>
          <w:iCs/>
          <w:sz w:val="22"/>
          <w:szCs w:val="22"/>
        </w:rPr>
        <w:t>Contact of corresponding author: livia.cabernard@tum.de</w:t>
      </w:r>
    </w:p>
    <w:p w14:paraId="00000009" w14:textId="77777777" w:rsidR="00D14182" w:rsidRDefault="00000000">
      <w:pPr>
        <w:spacing w:before="360" w:after="120"/>
      </w:pPr>
      <w:r>
        <w:rPr>
          <w:b/>
          <w:bCs/>
          <w:sz w:val="28"/>
          <w:szCs w:val="28"/>
        </w:rPr>
        <w:t>Abstract</w:t>
      </w:r>
    </w:p>
    <w:p w14:paraId="0000000A" w14:textId="77777777" w:rsidR="00D14182" w:rsidRDefault="00000000">
      <w:pPr>
        <w:spacing w:after="120"/>
        <w:jc w:val="both"/>
      </w:pPr>
      <w:r>
        <w:t>The bioeconomy is key for meeting climate targets, but also causes more than 90% of global water stress through crop irrigation in water scarce areas. However, no global dataset currently provides quantitative, crop-resolved and temporally explicit estimates of crop water stress suitable for both local risk assessment and supply-chain attribution. We compile a physically grounded monthly reference dataset for 1995–2018 by combining crop-specific irrigation with water scarcity factors, and develop HARM (Hierarchical Additive Residual Model), a three-layer machine-learning framework that predicts global crop water stress for 27 crop categories at 5-arcminute resolution on a monthly basis during 2019–2024. HARM achieves yearly country-level R² above 0.7 for 22 crop categories, jointly accounting for 99% of modelled crop water stress. Integrating these data into an advanced multi-regional input–output framework, we find that 22% of crop water stress is embodied in interregional trade, disproportionately through fibre, oil and animal products, shifting responsibility toward consuming regions. This framework provides a basis for both targeting interventions in water-scarce hotspots and attributing water stress along bioeconomy supply chains.</w:t>
      </w:r>
    </w:p>
    <w:p w14:paraId="0000000B" w14:textId="77777777" w:rsidR="00D14182" w:rsidRDefault="00D14182">
      <w:pPr>
        <w:spacing w:after="120"/>
        <w:jc w:val="both"/>
        <w:rPr>
          <w:b/>
          <w:bCs/>
        </w:rPr>
      </w:pPr>
    </w:p>
    <w:p w14:paraId="0000000C" w14:textId="77777777" w:rsidR="00D14182" w:rsidRDefault="00D14182">
      <w:pPr>
        <w:spacing w:after="120"/>
        <w:jc w:val="both"/>
        <w:rPr>
          <w:b/>
          <w:bCs/>
        </w:rPr>
      </w:pPr>
    </w:p>
    <w:p w14:paraId="0000000D" w14:textId="77777777" w:rsidR="00D14182" w:rsidRDefault="00D14182">
      <w:pPr>
        <w:spacing w:before="360" w:after="120"/>
        <w:rPr>
          <w:b/>
          <w:bCs/>
          <w:sz w:val="28"/>
          <w:szCs w:val="28"/>
        </w:rPr>
      </w:pPr>
    </w:p>
    <w:p w14:paraId="0000000E" w14:textId="77777777" w:rsidR="00D14182" w:rsidRDefault="00D14182">
      <w:pPr>
        <w:spacing w:before="360" w:after="120"/>
        <w:rPr>
          <w:b/>
          <w:bCs/>
          <w:sz w:val="28"/>
          <w:szCs w:val="28"/>
        </w:rPr>
      </w:pPr>
    </w:p>
    <w:p w14:paraId="0000000F" w14:textId="77777777" w:rsidR="00D14182" w:rsidRDefault="00D14182">
      <w:pPr>
        <w:spacing w:before="360" w:after="120"/>
        <w:rPr>
          <w:b/>
          <w:bCs/>
          <w:sz w:val="28"/>
          <w:szCs w:val="28"/>
        </w:rPr>
      </w:pPr>
    </w:p>
    <w:p w14:paraId="00000010" w14:textId="77777777" w:rsidR="00D14182" w:rsidRDefault="00000000">
      <w:pPr>
        <w:spacing w:before="360" w:after="120"/>
      </w:pPr>
      <w:r>
        <w:rPr>
          <w:b/>
          <w:bCs/>
          <w:sz w:val="28"/>
          <w:szCs w:val="28"/>
        </w:rPr>
        <w:lastRenderedPageBreak/>
        <w:t>Main</w:t>
      </w:r>
    </w:p>
    <w:p w14:paraId="00000011" w14:textId="77777777" w:rsidR="00D14182" w:rsidRDefault="00000000">
      <w:pPr>
        <w:spacing w:after="120"/>
        <w:jc w:val="both"/>
      </w:pPr>
      <w:r>
        <w:rPr>
          <w:color w:val="000000"/>
        </w:rPr>
        <w:t>The global bioeconomy</w:t>
      </w:r>
      <w:r>
        <w:t xml:space="preserve"> spans </w:t>
      </w:r>
      <w:r>
        <w:rPr>
          <w:color w:val="000000"/>
        </w:rPr>
        <w:t>the worldwide production, processing, trade and consumption of biological resources for food, feed, energy, materials and other goods</w:t>
      </w:r>
      <w:r>
        <w:t xml:space="preserve">. Although it </w:t>
      </w:r>
      <w:r>
        <w:rPr>
          <w:color w:val="000000"/>
        </w:rPr>
        <w:t xml:space="preserve">is central to meeting climate targets, it also contributes </w:t>
      </w:r>
      <w:r>
        <w:t>90%</w:t>
      </w:r>
      <w:r>
        <w:rPr>
          <w:color w:val="000000"/>
        </w:rPr>
        <w:t xml:space="preserve"> </w:t>
      </w:r>
      <w:r>
        <w:t>of</w:t>
      </w:r>
      <w:r>
        <w:rPr>
          <w:color w:val="000000"/>
        </w:rPr>
        <w:t xml:space="preserve"> global water stress through crop irrigation in water-scarce regions</w:t>
      </w:r>
      <w:r>
        <w:rPr>
          <w:vertAlign w:val="superscript"/>
        </w:rPr>
        <w:t>1,2</w:t>
      </w:r>
      <w:r>
        <w:rPr>
          <w:color w:val="000000"/>
        </w:rPr>
        <w:t>.</w:t>
      </w:r>
      <w:r>
        <w:rPr>
          <w:rFonts w:ascii="-webkit-standard" w:eastAsia="-webkit-standard" w:hAnsi="-webkit-standard" w:cs="-webkit-standard"/>
          <w:color w:val="000000"/>
          <w:sz w:val="27"/>
          <w:szCs w:val="27"/>
        </w:rPr>
        <w:t xml:space="preserve"> </w:t>
      </w:r>
      <w:r>
        <w:t xml:space="preserve">Crop irrigation, here referring to the consumption of blue water from surface and groundwater for crop production, accounts for roughly 70% of global freshwater withdrawals </w:t>
      </w:r>
      <w:r>
        <w:rPr>
          <w:vertAlign w:val="superscript"/>
        </w:rPr>
        <w:t>1,3</w:t>
      </w:r>
      <w:r>
        <w:t xml:space="preserve">. However, the environmental impacts of irrigation are determined not by water use alone, but by where and when that use occurs relative to local water scarcity </w:t>
      </w:r>
      <w:r>
        <w:rPr>
          <w:vertAlign w:val="superscript"/>
        </w:rPr>
        <w:t>4,5</w:t>
      </w:r>
      <w:r>
        <w:t xml:space="preserve">. The same volume of irrigation water can therefore impose very different environmental consequences across places, seasons and crop systems </w:t>
      </w:r>
      <w:r>
        <w:rPr>
          <w:vertAlign w:val="superscript"/>
        </w:rPr>
        <w:t>6</w:t>
      </w:r>
      <w:r>
        <w:t xml:space="preserve">. From a sustainability perspective, crop water stress is thus more informative than volumetric water use alone, because it links agricultural production to the scarcity conditions under which irrigation takes place </w:t>
      </w:r>
      <w:r>
        <w:rPr>
          <w:vertAlign w:val="superscript"/>
        </w:rPr>
        <w:t>7</w:t>
      </w:r>
      <w:r>
        <w:t xml:space="preserve">. </w:t>
      </w:r>
      <w:r>
        <w:rPr>
          <w:color w:val="000000"/>
        </w:rPr>
        <w:t>This makes it essential for assessing how crop water</w:t>
      </w:r>
      <w:r>
        <w:t>-</w:t>
      </w:r>
      <w:r>
        <w:rPr>
          <w:color w:val="000000"/>
        </w:rPr>
        <w:t>stress impacts are generated, transferred and ultimately embodied across global bioeconomy supply chains.</w:t>
      </w:r>
    </w:p>
    <w:p w14:paraId="00000012" w14:textId="77777777" w:rsidR="00D14182" w:rsidRDefault="00000000">
      <w:pPr>
        <w:spacing w:after="120"/>
        <w:jc w:val="both"/>
      </w:pPr>
      <w:r>
        <w:t xml:space="preserve">Existing global approaches capture only part of this problem. Remote-sensing and hydrological studies can identify where water stress occurs and how it varies in space and time </w:t>
      </w:r>
      <w:r>
        <w:rPr>
          <w:vertAlign w:val="superscript"/>
        </w:rPr>
        <w:t>8,9</w:t>
      </w:r>
      <w:r>
        <w:t xml:space="preserve">, but they often report relative or dimensionless indicators, rarely distinguish among crop categories </w:t>
      </w:r>
      <w:r>
        <w:rPr>
          <w:vertAlign w:val="superscript"/>
        </w:rPr>
        <w:t>10,11</w:t>
      </w:r>
      <w:r>
        <w:t xml:space="preserve">, and are not easily transferable into supply-chain attribution. By contrast, accounting-based estimates, including water-stress extensions used in multi-regional input–output (MRIO) systems </w:t>
      </w:r>
      <w:r>
        <w:rPr>
          <w:vertAlign w:val="superscript"/>
        </w:rPr>
        <w:t>2,12,13,14</w:t>
      </w:r>
      <w:r>
        <w:t xml:space="preserve">, enable the mapping of impacts along global supply chains, but they typically remain spatially aggregated </w:t>
      </w:r>
      <w:r>
        <w:rPr>
          <w:vertAlign w:val="superscript"/>
        </w:rPr>
        <w:t>15</w:t>
      </w:r>
      <w:r>
        <w:t xml:space="preserve">, weakly resolved by crop </w:t>
      </w:r>
      <w:r>
        <w:rPr>
          <w:vertAlign w:val="superscript"/>
        </w:rPr>
        <w:t>16</w:t>
      </w:r>
      <w:r>
        <w:t xml:space="preserve">, temporally static </w:t>
      </w:r>
      <w:r>
        <w:rPr>
          <w:vertAlign w:val="superscript"/>
        </w:rPr>
        <w:t>12,17,18</w:t>
      </w:r>
      <w:r>
        <w:t xml:space="preserve"> and outdated. In global trade and footprint analyses, crop water-stress extensions are commonly derived from temporally static physical baselines that date back to 2011 and scaled over time using economic or land-use proxies </w:t>
      </w:r>
      <w:sdt>
        <w:sdtPr>
          <w:tag w:val="goog_rdk_0"/>
          <w:id w:val="-561239664"/>
        </w:sdtPr>
        <w:sdtContent>
          <w:commentRangeStart w:id="0"/>
        </w:sdtContent>
      </w:sdt>
      <w:r>
        <w:rPr>
          <w:vertAlign w:val="superscript"/>
        </w:rPr>
        <w:t>1,2,14</w:t>
      </w:r>
      <w:commentRangeEnd w:id="0"/>
      <w:r>
        <w:rPr>
          <w:rStyle w:val="CommentReference"/>
          <w:sz w:val="24"/>
          <w:szCs w:val="24"/>
        </w:rPr>
        <w:commentReference w:id="0"/>
      </w:r>
      <w:r>
        <w:t>. Such approaches obscure the monthly, crop-resolved and within-country heterogeneity that shapes actual irrigation-related environmental pressure over time. What is missing is not simply a more detailed dataset, but a globally consistent framework that measures the same stressor in a way that is simultaneously physically grounded, crop resolved, temporally explicit and compatible with supply-chain attribution to map crop water stress in the global bioeconomy.</w:t>
      </w:r>
    </w:p>
    <w:p w14:paraId="00000013" w14:textId="77777777" w:rsidR="00D14182" w:rsidRDefault="00000000">
      <w:pPr>
        <w:spacing w:after="120"/>
        <w:jc w:val="both"/>
      </w:pPr>
      <w:r>
        <w:t xml:space="preserve">Here we address that gap by predicting global crop water stress at high spatial and temporal resolution, capturing recent trends up to 2024, and linking the results to global bioeconomy supply-chain accounting </w:t>
      </w:r>
      <w:r>
        <w:rPr>
          <w:vertAlign w:val="superscript"/>
        </w:rPr>
        <w:t>19</w:t>
      </w:r>
      <w:r>
        <w:t xml:space="preserve">. We first compile a physically grounded monthly reference dataset of crop water stress for 1995–2018 by combining process-based crop-specific blue water footprints </w:t>
      </w:r>
      <w:r>
        <w:rPr>
          <w:vertAlign w:val="superscript"/>
        </w:rPr>
        <w:t>20</w:t>
      </w:r>
      <w:r>
        <w:t xml:space="preserve"> with watershed-level monthly-resolved AWARE scarcity factors </w:t>
      </w:r>
      <w:r>
        <w:rPr>
          <w:vertAlign w:val="superscript"/>
        </w:rPr>
        <w:t>5</w:t>
      </w:r>
      <w:r>
        <w:t xml:space="preserve">. We then develop HARM (Hierarchical Additive Residual Model), a three-layer machine-learning framework that predicts monthly crop water stress for 27 crop categories at 5-arcminute resolution across 156 countries during 2019–2024 by integrating 38 environmental predictor variables such as soil moisture, </w:t>
      </w:r>
      <w:r>
        <w:lastRenderedPageBreak/>
        <w:t xml:space="preserve">vegetation indices and surface temperature, with irrigated harvested-area predictors at grid-level crop-specific resolution. Finally, we integrate this dataset into an advanced MRIO framework </w:t>
      </w:r>
      <w:r>
        <w:rPr>
          <w:vertAlign w:val="superscript"/>
        </w:rPr>
        <w:t>14</w:t>
      </w:r>
      <w:sdt>
        <w:sdtPr>
          <w:tag w:val="goog_rdk_1"/>
          <w:id w:val="-1270123696"/>
        </w:sdtPr>
        <w:sdtContent>
          <w:ins w:id="1" w:author="Livia Cabernard" w:date="2026-05-28T14:29:00Z">
            <w:r>
              <w:rPr>
                <w:vertAlign w:val="superscript"/>
              </w:rPr>
              <w:t>,19,21,22</w:t>
            </w:r>
          </w:ins>
        </w:sdtContent>
      </w:sdt>
      <w:r>
        <w:t xml:space="preserve"> to trace crop water stress through global bioeconomy supply chains, attribute it to produced goods and regions of consumption, and assess the role of international trade.</w:t>
      </w:r>
    </w:p>
    <w:p w14:paraId="00000014" w14:textId="77777777" w:rsidR="00D14182" w:rsidRDefault="00000000">
      <w:pPr>
        <w:spacing w:after="120"/>
        <w:jc w:val="both"/>
      </w:pPr>
      <w:r>
        <w:t>This framework allows us to examine three research questions. First, how has crop water stress evolved across regions and crop systems under a monthly, crop-resolved and scarcity-weighted perspective? Second, to what extent does international trade redistribute crop water stress across producing and consuming regions, and which biomass products matter most from a consumption perspective? Third, what supply-chain pathways characterize the embodiment of water stress in produced goods, and how do these pathways differ across sectors? By providing a long-term, high-resolution and recent-year evidence base, this study provides an integrated cross-scale perspective on crop water stress as an environmental burden shaped jointly by local hydrology and the global bioeconomy.</w:t>
      </w:r>
    </w:p>
    <w:p w14:paraId="00000015" w14:textId="77777777" w:rsidR="00D14182" w:rsidRDefault="00000000">
      <w:pPr>
        <w:spacing w:before="360" w:after="120"/>
      </w:pPr>
      <w:r>
        <w:rPr>
          <w:b/>
          <w:bCs/>
          <w:sz w:val="28"/>
          <w:szCs w:val="28"/>
        </w:rPr>
        <w:t>Results</w:t>
      </w:r>
    </w:p>
    <w:p w14:paraId="00000016" w14:textId="77777777" w:rsidR="00D14182" w:rsidRDefault="00000000">
      <w:pPr>
        <w:spacing w:before="240" w:after="60"/>
      </w:pPr>
      <w:r>
        <w:rPr>
          <w:b/>
          <w:bCs/>
          <w:i/>
          <w:iCs/>
        </w:rPr>
        <w:t>Global crop water stress intensified unevenly across regions</w:t>
      </w:r>
    </w:p>
    <w:p w14:paraId="00000017" w14:textId="77777777" w:rsidR="00D14182" w:rsidRDefault="00000000">
      <w:pPr>
        <w:spacing w:after="120"/>
        <w:jc w:val="both"/>
      </w:pPr>
      <w:r>
        <w:t>Total global crop water stress increased substantially over the study period, rising from a mean of 29.6 trillion m</w:t>
      </w:r>
      <w:r>
        <w:rPr>
          <w:vertAlign w:val="superscript"/>
        </w:rPr>
        <w:t>3</w:t>
      </w:r>
      <w:r>
        <w:t xml:space="preserve"> world-eq yr</w:t>
      </w:r>
      <w:r>
        <w:rPr>
          <w:vertAlign w:val="superscript"/>
        </w:rPr>
        <w:t>-1</w:t>
      </w:r>
      <w:r>
        <w:t xml:space="preserve"> in 1995–1997 to 36.7 trillion m</w:t>
      </w:r>
      <w:r>
        <w:rPr>
          <w:vertAlign w:val="superscript"/>
        </w:rPr>
        <w:t>3</w:t>
      </w:r>
      <w:r>
        <w:t xml:space="preserve"> world-eq yr</w:t>
      </w:r>
      <w:r>
        <w:rPr>
          <w:vertAlign w:val="superscript"/>
        </w:rPr>
        <w:t>-1</w:t>
      </w:r>
      <w:r>
        <w:t xml:space="preserve"> in 2022–2024, an increase of 24.1% (Fig. 1a, b). This increase was highly uneven across regions and concentrated in a few major irrigated economies (Fig. 1a, b). In absolute terms, India contributed the largest share of the global net increase between 1995–1997 and 2022–2024 (21.6%), followed by Europe (15.3%), the United States (15.0%), Iran (9.6%) and China (8.3%). These five economies together accounted for roughly 70% of the global net increase. By 2024, the largest national contributors were India, Egypt, China, the United States, Iran and Pakistan, with the top 10% of active cropland accounting for about 77% of the global total and the top 1% for 27% (Fig. S1).</w:t>
      </w:r>
    </w:p>
    <w:p w14:paraId="00000018" w14:textId="77777777" w:rsidR="00D14182" w:rsidRDefault="00D14182">
      <w:pPr>
        <w:spacing w:after="120"/>
        <w:jc w:val="both"/>
      </w:pPr>
    </w:p>
    <w:p w14:paraId="00000019" w14:textId="77777777" w:rsidR="00D14182" w:rsidRDefault="00D14182">
      <w:pPr>
        <w:spacing w:after="120"/>
        <w:jc w:val="both"/>
      </w:pPr>
    </w:p>
    <w:p w14:paraId="0000001A" w14:textId="55929120" w:rsidR="00D14182" w:rsidRDefault="000F5854">
      <w:pPr>
        <w:spacing w:after="120"/>
        <w:jc w:val="center"/>
      </w:pPr>
      <w:r>
        <w:rPr>
          <w:noProof/>
        </w:rPr>
        <w:lastRenderedPageBreak/>
        <w:drawing>
          <wp:inline distT="0" distB="0" distL="0" distR="0" wp14:anchorId="72D66352" wp14:editId="05269EE6">
            <wp:extent cx="2632560" cy="5997112"/>
            <wp:effectExtent l="0" t="6032" r="3492" b="3493"/>
            <wp:docPr id="140594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43391" name="Picture 1405943391"/>
                    <pic:cNvPicPr/>
                  </pic:nvPicPr>
                  <pic:blipFill>
                    <a:blip r:embed="rId9"/>
                    <a:stretch>
                      <a:fillRect/>
                    </a:stretch>
                  </pic:blipFill>
                  <pic:spPr>
                    <a:xfrm rot="5400000">
                      <a:off x="0" y="0"/>
                      <a:ext cx="2647268" cy="6030617"/>
                    </a:xfrm>
                    <a:prstGeom prst="rect">
                      <a:avLst/>
                    </a:prstGeom>
                  </pic:spPr>
                </pic:pic>
              </a:graphicData>
            </a:graphic>
          </wp:inline>
        </w:drawing>
      </w:r>
    </w:p>
    <w:p w14:paraId="0000001B" w14:textId="77777777" w:rsidR="00D14182" w:rsidRDefault="00000000">
      <w:pPr>
        <w:spacing w:after="120"/>
        <w:jc w:val="both"/>
        <w:rPr>
          <w:color w:val="000000"/>
          <w:sz w:val="20"/>
          <w:szCs w:val="20"/>
        </w:rPr>
      </w:pPr>
      <w:r>
        <w:rPr>
          <w:b/>
          <w:bCs/>
          <w:color w:val="000000"/>
          <w:sz w:val="20"/>
          <w:szCs w:val="20"/>
        </w:rPr>
        <w:t>Figure 1. Global crop water stress from 1995 to 2024.</w:t>
      </w:r>
      <w:r>
        <w:rPr>
          <w:color w:val="000000"/>
          <w:sz w:val="20"/>
          <w:szCs w:val="20"/>
        </w:rPr>
        <w:t xml:space="preserve"> </w:t>
      </w:r>
      <w:r>
        <w:rPr>
          <w:b/>
          <w:bCs/>
          <w:color w:val="000000"/>
          <w:sz w:val="20"/>
          <w:szCs w:val="20"/>
        </w:rPr>
        <w:t>a</w:t>
      </w:r>
      <w:r>
        <w:rPr>
          <w:color w:val="000000"/>
          <w:sz w:val="20"/>
          <w:szCs w:val="20"/>
        </w:rPr>
        <w:t xml:space="preserve">, Annual change in crop water stress relative to the 1995 baseline, decomposed by 11 geographic regions. The dashed vertical line separates the historical period (1995–2018) from the predicted period (2019–2024). </w:t>
      </w:r>
      <w:r>
        <w:rPr>
          <w:b/>
          <w:bCs/>
          <w:color w:val="000000"/>
          <w:sz w:val="20"/>
          <w:szCs w:val="20"/>
        </w:rPr>
        <w:t>b</w:t>
      </w:r>
      <w:r>
        <w:rPr>
          <w:color w:val="000000"/>
          <w:sz w:val="20"/>
          <w:szCs w:val="20"/>
        </w:rPr>
        <w:t>–</w:t>
      </w:r>
      <w:r>
        <w:rPr>
          <w:b/>
          <w:bCs/>
          <w:color w:val="000000"/>
          <w:sz w:val="20"/>
          <w:szCs w:val="20"/>
        </w:rPr>
        <w:t>f</w:t>
      </w:r>
      <w:r>
        <w:rPr>
          <w:color w:val="000000"/>
          <w:sz w:val="20"/>
          <w:szCs w:val="20"/>
        </w:rPr>
        <w:t>, Spatial distribution of the absolute change between the 2022–2024 and 1995–1997 averages at 5-arcmin resolution (</w:t>
      </w:r>
      <w:r>
        <w:rPr>
          <w:b/>
          <w:bCs/>
          <w:color w:val="000000"/>
          <w:sz w:val="20"/>
          <w:szCs w:val="20"/>
        </w:rPr>
        <w:t>b</w:t>
      </w:r>
      <w:r>
        <w:rPr>
          <w:color w:val="000000"/>
          <w:sz w:val="20"/>
          <w:szCs w:val="20"/>
        </w:rPr>
        <w:t>), with zoom-ins on four regions: Mediterranean Europe (</w:t>
      </w:r>
      <w:r>
        <w:rPr>
          <w:b/>
          <w:bCs/>
          <w:color w:val="000000"/>
          <w:sz w:val="20"/>
          <w:szCs w:val="20"/>
        </w:rPr>
        <w:t>c</w:t>
      </w:r>
      <w:r>
        <w:rPr>
          <w:color w:val="000000"/>
          <w:sz w:val="20"/>
          <w:szCs w:val="20"/>
        </w:rPr>
        <w:t>), the Nile Delta and Egypt (</w:t>
      </w:r>
      <w:r>
        <w:rPr>
          <w:b/>
          <w:bCs/>
          <w:color w:val="000000"/>
          <w:sz w:val="20"/>
          <w:szCs w:val="20"/>
        </w:rPr>
        <w:t>d</w:t>
      </w:r>
      <w:r>
        <w:rPr>
          <w:color w:val="000000"/>
          <w:sz w:val="20"/>
          <w:szCs w:val="20"/>
        </w:rPr>
        <w:t>), Iran and Central Asia (</w:t>
      </w:r>
      <w:r>
        <w:rPr>
          <w:b/>
          <w:bCs/>
          <w:color w:val="000000"/>
          <w:sz w:val="20"/>
          <w:szCs w:val="20"/>
        </w:rPr>
        <w:t>e</w:t>
      </w:r>
      <w:r>
        <w:rPr>
          <w:color w:val="000000"/>
          <w:sz w:val="20"/>
          <w:szCs w:val="20"/>
        </w:rPr>
        <w:t>), and the Indo-Gangetic Plain (</w:t>
      </w:r>
      <w:r>
        <w:rPr>
          <w:b/>
          <w:bCs/>
          <w:color w:val="000000"/>
          <w:sz w:val="20"/>
          <w:szCs w:val="20"/>
        </w:rPr>
        <w:t>f</w:t>
      </w:r>
      <w:r>
        <w:rPr>
          <w:color w:val="000000"/>
          <w:sz w:val="20"/>
          <w:szCs w:val="20"/>
        </w:rPr>
        <w:t xml:space="preserve">). Coloured rectangles in </w:t>
      </w:r>
      <w:r>
        <w:rPr>
          <w:b/>
          <w:bCs/>
          <w:color w:val="000000"/>
          <w:sz w:val="20"/>
          <w:szCs w:val="20"/>
        </w:rPr>
        <w:t>b</w:t>
      </w:r>
      <w:r>
        <w:rPr>
          <w:color w:val="000000"/>
          <w:sz w:val="20"/>
          <w:szCs w:val="20"/>
        </w:rPr>
        <w:t xml:space="preserve"> mark the four zoom extents. Warm colours indicate intensification relative to the 1995–1997 baseline; cool teal colours indicate decline. All values are in million m</w:t>
      </w:r>
      <w:r>
        <w:rPr>
          <w:color w:val="000000"/>
          <w:sz w:val="20"/>
          <w:szCs w:val="20"/>
          <w:vertAlign w:val="superscript"/>
        </w:rPr>
        <w:t>3</w:t>
      </w:r>
      <w:r>
        <w:rPr>
          <w:color w:val="000000"/>
          <w:sz w:val="20"/>
          <w:szCs w:val="20"/>
        </w:rPr>
        <w:t xml:space="preserve"> world-equivalent yr</w:t>
      </w:r>
      <w:r>
        <w:rPr>
          <w:color w:val="000000"/>
          <w:sz w:val="20"/>
          <w:szCs w:val="20"/>
          <w:vertAlign w:val="superscript"/>
        </w:rPr>
        <w:t>-1</w:t>
      </w:r>
      <w:r>
        <w:rPr>
          <w:color w:val="000000"/>
          <w:sz w:val="20"/>
          <w:szCs w:val="20"/>
        </w:rPr>
        <w:t>.</w:t>
      </w:r>
    </w:p>
    <w:p w14:paraId="0000001C" w14:textId="77777777" w:rsidR="00D14182" w:rsidRDefault="00000000">
      <w:pPr>
        <w:spacing w:after="120"/>
        <w:jc w:val="both"/>
      </w:pPr>
      <w:r>
        <w:t>Spatially, this intensification formed a hotspot belt from North Africa through the Middle East to South Asia (Fig. 1b), with distinct expressions across the four zoom regions. The Indo-Gangetic Plain was the largest and most widespread hotspot, rising by 1.79 trillion m³ world-eq yr⁻¹ between 1995 and 2024 and accounting for 22.1% of the global total in 2024 (Fig. 1f). Mediterranean Europe showed the fastest relative growth among the zoom regions, with crop water stress rising by 61.4% over the same period across major irrigated areas in Spain and Italy (Fig. 1c). By contrast, the Nile Delta remained small in extent but highly concentrated, combining a very high baseline with continued net growth (Fig. 1d). Iran remained a major high-stress region with a mixed internal pattern, combining substantial net increases with localized declines (Fig. 1e).</w:t>
      </w:r>
    </w:p>
    <w:p w14:paraId="0000001D" w14:textId="77777777" w:rsidR="00D14182" w:rsidRDefault="00D14182">
      <w:pPr>
        <w:spacing w:after="120"/>
        <w:jc w:val="both"/>
      </w:pPr>
    </w:p>
    <w:p w14:paraId="0000001E" w14:textId="77777777" w:rsidR="00D14182" w:rsidRDefault="00000000">
      <w:pPr>
        <w:spacing w:after="120"/>
        <w:jc w:val="both"/>
      </w:pPr>
      <w:r>
        <w:rPr>
          <w:b/>
          <w:bCs/>
          <w:i/>
          <w:iCs/>
        </w:rPr>
        <w:t>Crop-specific water stress reveals contrasting spatial structures</w:t>
      </w:r>
    </w:p>
    <w:p w14:paraId="0000001F" w14:textId="77777777" w:rsidR="00D14182" w:rsidRDefault="00000000">
      <w:pPr>
        <w:spacing w:before="300" w:after="300"/>
        <w:jc w:val="both"/>
      </w:pPr>
      <w:r>
        <w:t xml:space="preserve">Beyond this regional unevenness, crop water stress also differed sharply by crop category, with similar global shares concealing very different degrees of spatial concentration (Fig. 2). Between 1995–1997 and 2022–2024, vegetable-related water stress increased most rapidly among the four major crop categories highlighted here (+45.6%), followed by wheat (+16.2%), whereas rice remained comparatively stable (+4.4%) and cotton declined (−13.9%). By 2024, wheat and rice </w:t>
      </w:r>
      <w:r>
        <w:lastRenderedPageBreak/>
        <w:t xml:space="preserve">were the largest crop contributors to global water stress, accounting for 18% and 15% of the total, respectively, while cotton and vegetables each contributed about 8.7%. </w:t>
      </w:r>
    </w:p>
    <w:p w14:paraId="00000020" w14:textId="59A08DDD" w:rsidR="00D14182" w:rsidRDefault="000F5854">
      <w:pPr>
        <w:spacing w:after="120"/>
        <w:jc w:val="center"/>
      </w:pPr>
      <w:r>
        <w:rPr>
          <w:noProof/>
        </w:rPr>
        <w:drawing>
          <wp:inline distT="0" distB="0" distL="0" distR="0" wp14:anchorId="7F6F37F0" wp14:editId="18553BE5">
            <wp:extent cx="4845628" cy="7014943"/>
            <wp:effectExtent l="0" t="0" r="6350" b="0"/>
            <wp:docPr id="1809791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91440" name="Picture 1809791440"/>
                    <pic:cNvPicPr/>
                  </pic:nvPicPr>
                  <pic:blipFill>
                    <a:blip r:embed="rId10"/>
                    <a:stretch>
                      <a:fillRect/>
                    </a:stretch>
                  </pic:blipFill>
                  <pic:spPr>
                    <a:xfrm>
                      <a:off x="0" y="0"/>
                      <a:ext cx="4851105" cy="7022871"/>
                    </a:xfrm>
                    <a:prstGeom prst="rect">
                      <a:avLst/>
                    </a:prstGeom>
                  </pic:spPr>
                </pic:pic>
              </a:graphicData>
            </a:graphic>
          </wp:inline>
        </w:drawing>
      </w:r>
    </w:p>
    <w:p w14:paraId="34D2CFB4" w14:textId="21697A85" w:rsidR="00CA7A6F" w:rsidRDefault="00000000">
      <w:pPr>
        <w:spacing w:after="120"/>
        <w:jc w:val="both"/>
        <w:rPr>
          <w:color w:val="000000"/>
          <w:sz w:val="20"/>
          <w:szCs w:val="20"/>
          <w:lang w:val="en-US"/>
        </w:rPr>
      </w:pPr>
      <w:r>
        <w:rPr>
          <w:b/>
          <w:bCs/>
          <w:color w:val="000000"/>
          <w:sz w:val="20"/>
          <w:szCs w:val="20"/>
        </w:rPr>
        <w:t>Figure 2. Crop-specific spatial and seasonal patterns of water stress in 2024.</w:t>
      </w:r>
      <w:r>
        <w:rPr>
          <w:color w:val="000000"/>
          <w:sz w:val="20"/>
          <w:szCs w:val="20"/>
        </w:rPr>
        <w:t xml:space="preserve"> Maps show the spatial distribution of crop water stress at 5-arcmin resolution for wheat (</w:t>
      </w:r>
      <w:r>
        <w:rPr>
          <w:b/>
          <w:bCs/>
          <w:color w:val="000000"/>
          <w:sz w:val="20"/>
          <w:szCs w:val="20"/>
        </w:rPr>
        <w:t>a</w:t>
      </w:r>
      <w:r>
        <w:rPr>
          <w:color w:val="000000"/>
          <w:sz w:val="20"/>
          <w:szCs w:val="20"/>
        </w:rPr>
        <w:t>), rice (</w:t>
      </w:r>
      <w:r>
        <w:rPr>
          <w:b/>
          <w:bCs/>
          <w:color w:val="000000"/>
          <w:sz w:val="20"/>
          <w:szCs w:val="20"/>
        </w:rPr>
        <w:t>b</w:t>
      </w:r>
      <w:r>
        <w:rPr>
          <w:color w:val="000000"/>
          <w:sz w:val="20"/>
          <w:szCs w:val="20"/>
        </w:rPr>
        <w:t>), cotton (</w:t>
      </w:r>
      <w:r>
        <w:rPr>
          <w:b/>
          <w:bCs/>
          <w:color w:val="000000"/>
          <w:sz w:val="20"/>
          <w:szCs w:val="20"/>
        </w:rPr>
        <w:t>c</w:t>
      </w:r>
      <w:r>
        <w:rPr>
          <w:color w:val="000000"/>
          <w:sz w:val="20"/>
          <w:szCs w:val="20"/>
        </w:rPr>
        <w:t>) and vegetables (</w:t>
      </w:r>
      <w:r>
        <w:rPr>
          <w:b/>
          <w:bCs/>
          <w:color w:val="000000"/>
          <w:sz w:val="20"/>
          <w:szCs w:val="20"/>
        </w:rPr>
        <w:t>d</w:t>
      </w:r>
      <w:r>
        <w:rPr>
          <w:color w:val="000000"/>
          <w:sz w:val="20"/>
          <w:szCs w:val="20"/>
        </w:rPr>
        <w:t xml:space="preserve">). Each crop uses a distinct logarithmic colour palette, with global totals indicated in each panel header. Right-hand panels show the latitudinal </w:t>
      </w:r>
      <w:r>
        <w:rPr>
          <w:color w:val="000000"/>
          <w:sz w:val="20"/>
          <w:szCs w:val="20"/>
        </w:rPr>
        <w:lastRenderedPageBreak/>
        <w:t>profile, computed as the zonal mean of water stress across all longitudes and smoothed with a 5-point moving average. Inset bar charts in each map panel display the monthly total water stress for the corresponding crop, aggregated over all grid cells. All values are in million m</w:t>
      </w:r>
      <w:r>
        <w:rPr>
          <w:color w:val="000000"/>
          <w:sz w:val="20"/>
          <w:szCs w:val="20"/>
          <w:vertAlign w:val="superscript"/>
        </w:rPr>
        <w:t>3</w:t>
      </w:r>
      <w:r>
        <w:rPr>
          <w:color w:val="000000"/>
          <w:sz w:val="20"/>
          <w:szCs w:val="20"/>
        </w:rPr>
        <w:t xml:space="preserve"> world-equivalent yr</w:t>
      </w:r>
      <w:r>
        <w:rPr>
          <w:color w:val="000000"/>
          <w:sz w:val="20"/>
          <w:szCs w:val="20"/>
          <w:vertAlign w:val="superscript"/>
        </w:rPr>
        <w:t>-1</w:t>
      </w:r>
      <w:r>
        <w:rPr>
          <w:color w:val="000000"/>
          <w:sz w:val="20"/>
          <w:szCs w:val="20"/>
        </w:rPr>
        <w:t>.</w:t>
      </w:r>
      <w:r w:rsidR="00CA7A6F">
        <w:rPr>
          <w:color w:val="000000"/>
          <w:sz w:val="20"/>
          <w:szCs w:val="20"/>
          <w:lang w:val="en-US"/>
        </w:rPr>
        <w:t xml:space="preserve"> </w:t>
      </w:r>
      <w:r w:rsidR="00CA7A6F" w:rsidRPr="00CA7A6F">
        <w:rPr>
          <w:color w:val="000000"/>
          <w:sz w:val="20"/>
          <w:szCs w:val="20"/>
          <w:lang w:val="en-US"/>
        </w:rPr>
        <w:t xml:space="preserve">An interactive version of this dataset, allowing exploration of all 27 crops across monthly and annual time steps, is available at </w:t>
      </w:r>
      <w:hyperlink r:id="rId11" w:history="1">
        <w:r w:rsidR="00CA7A6F" w:rsidRPr="001C09B1">
          <w:rPr>
            <w:rStyle w:val="Hyperlink"/>
            <w:sz w:val="20"/>
            <w:szCs w:val="20"/>
            <w:lang w:val="en-US"/>
          </w:rPr>
          <w:t>https://fayesworkmail.users.earthengine.app/view/irrigated-crop-water-stress-for-test-only</w:t>
        </w:r>
      </w:hyperlink>
      <w:r w:rsidR="00CA7A6F" w:rsidRPr="00CA7A6F">
        <w:rPr>
          <w:color w:val="000000"/>
          <w:sz w:val="20"/>
          <w:szCs w:val="20"/>
          <w:lang w:val="en-US"/>
        </w:rPr>
        <w:t>.</w:t>
      </w:r>
    </w:p>
    <w:p w14:paraId="00000022" w14:textId="77777777" w:rsidR="00D14182" w:rsidRDefault="00000000">
      <w:pPr>
        <w:spacing w:after="120"/>
        <w:jc w:val="both"/>
      </w:pPr>
      <w:r>
        <w:t>Wheat and rice had similarly large global contributions but contrasting geographies. Wheat-related water stress was highly concentrated in the northern subtropics, with a pronounced peak around 25–30°N corresponding to major high-stress areas in India, China, Iran, Egypt and Pakistan. India alone accounted for 40.4% of global wheat-related water stress in 2024, and the top five countries for 78.0%. Rice-related water stress, by contrast, had a broader regional footprint: although India remained the largest contributor (39.6%), substantial contributions also came from Other Asia-Pacific, China, Pakistan and Egypt.</w:t>
      </w:r>
    </w:p>
    <w:p w14:paraId="00000023" w14:textId="77777777" w:rsidR="00D14182" w:rsidRDefault="00000000">
      <w:pPr>
        <w:spacing w:after="120"/>
        <w:jc w:val="both"/>
      </w:pPr>
      <w:r>
        <w:t>A similar contrast separated cotton and vegetables, despite their comparable global shares. Cotton-related water stress was confined to a relatively small set of countries, including China, Pakistan, the United States and Central Asia; the top five accounted for 75.7% of the global total. Vegetable-related water stress was more spatially dispersed, with substantial contributions from the Middle East and North Africa, Europe, China, Iran and the United States; even its top ten countries accounted for only 64.6%.</w:t>
      </w:r>
    </w:p>
    <w:p w14:paraId="00000024" w14:textId="77777777" w:rsidR="00D14182" w:rsidRDefault="00000000">
      <w:pPr>
        <w:spacing w:after="120"/>
        <w:jc w:val="both"/>
      </w:pPr>
      <w:r>
        <w:t>These differences are not explained by production geography alone. Across the 23 crop categories with available FAOSTAT counterparts, country-level crop water stress correlated only moderately with reported production (mean Spearman ρ = 0.41; Supplementary Table S6.6), indicating that crop water stress reflects the combined influence of production location, irrigation dependence and local water scarcity rather than production volume alone.</w:t>
      </w:r>
    </w:p>
    <w:p w14:paraId="00000025" w14:textId="77777777" w:rsidR="00D14182" w:rsidRDefault="00000000">
      <w:pPr>
        <w:spacing w:before="240" w:after="60"/>
      </w:pPr>
      <w:r>
        <w:rPr>
          <w:b/>
          <w:bCs/>
          <w:i/>
          <w:iCs/>
        </w:rPr>
        <w:t>Model validation supports the 2019–2024 temporal extension</w:t>
      </w:r>
    </w:p>
    <w:p w14:paraId="00000026" w14:textId="77777777" w:rsidR="00D14182" w:rsidRDefault="00000000">
      <w:pPr>
        <w:spacing w:after="120"/>
        <w:jc w:val="both"/>
      </w:pPr>
      <w:r>
        <w:t>The recent-period estimates reported above rely on HARM predictions for 2019–2024, making it necessary to evaluate whether the model reliably extends the historical crop water stress record. We therefore used a temporal holdout design in which models were trained on 2000–2016, evaluated on the unseen years 2017–2018, and then retrained on 2000–2018 to predict crop water stress through 2024 (Fig. 3). At the monthly grid scale, pooled R² across crops was 0.59. Performance improved systematically with spatial and temporal aggregation, rising to R² = 0.96 at the yearly country scale (Supplementary Table S6.4). This aggregation scale is most relevant for the subsequent MRIO-based supply-chain attribution, which uses country-level annual crop water stress inputs.</w:t>
      </w:r>
    </w:p>
    <w:p w14:paraId="6BF05728" w14:textId="50BE9EED" w:rsidR="004C760D" w:rsidRPr="004C760D" w:rsidRDefault="004C760D" w:rsidP="004C760D">
      <w:pPr>
        <w:spacing w:after="120"/>
        <w:jc w:val="center"/>
        <w:rPr>
          <w:lang w:val="en-US"/>
        </w:rPr>
      </w:pPr>
      <w:r>
        <w:rPr>
          <w:rFonts w:hint="eastAsia"/>
          <w:noProof/>
        </w:rPr>
        <w:lastRenderedPageBreak/>
        <w:drawing>
          <wp:inline distT="0" distB="0" distL="0" distR="0" wp14:anchorId="3BE3D8FE" wp14:editId="23F654B3">
            <wp:extent cx="5537447" cy="4408293"/>
            <wp:effectExtent l="0" t="0" r="0" b="0"/>
            <wp:docPr id="126551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10516" name="Picture 1265510516"/>
                    <pic:cNvPicPr/>
                  </pic:nvPicPr>
                  <pic:blipFill>
                    <a:blip r:embed="rId12"/>
                    <a:stretch>
                      <a:fillRect/>
                    </a:stretch>
                  </pic:blipFill>
                  <pic:spPr>
                    <a:xfrm>
                      <a:off x="0" y="0"/>
                      <a:ext cx="5542740" cy="4412507"/>
                    </a:xfrm>
                    <a:prstGeom prst="rect">
                      <a:avLst/>
                    </a:prstGeom>
                  </pic:spPr>
                </pic:pic>
              </a:graphicData>
            </a:graphic>
          </wp:inline>
        </w:drawing>
      </w:r>
    </w:p>
    <w:p w14:paraId="1D9A6835" w14:textId="24A124C5" w:rsidR="004C760D" w:rsidRDefault="004C760D">
      <w:pPr>
        <w:spacing w:after="120"/>
        <w:jc w:val="both"/>
        <w:rPr>
          <w:rFonts w:hint="eastAsia"/>
        </w:rPr>
      </w:pPr>
      <w:r>
        <w:rPr>
          <w:b/>
          <w:bCs/>
          <w:color w:val="000000"/>
          <w:sz w:val="20"/>
          <w:szCs w:val="20"/>
        </w:rPr>
        <w:t>Figure 3. HARM validation and feature importance. a,</w:t>
      </w:r>
      <w:r>
        <w:rPr>
          <w:color w:val="000000"/>
          <w:sz w:val="20"/>
          <w:szCs w:val="20"/>
        </w:rPr>
        <w:t xml:space="preserve"> Predicted versus observed crop water stress (CWS) at the country–crop–year level, pooling all 27 crops into a single panel, for the 2017–2018 temporal holdout. Reported metrics (R², KGE, RMSE(log), PICP(80%)) are computed on all country–crop–year totals (n = 3,135); the plotted points are restricted to those with observed CWS exceeding 10⁸ m³ world-eq (n = 1,171). Each point is a production-weighted country–crop total for a single year, and the vertical bar gives its 80% prediction interval. Filled markers fall within the nominal interval, open markers outside it. The per-year PICP values in the legend describe the plotted subset only. </w:t>
      </w:r>
      <w:r>
        <w:rPr>
          <w:b/>
          <w:bCs/>
          <w:color w:val="000000"/>
          <w:sz w:val="20"/>
          <w:szCs w:val="20"/>
        </w:rPr>
        <w:t>b,</w:t>
      </w:r>
      <w:r>
        <w:rPr>
          <w:color w:val="000000"/>
          <w:sz w:val="20"/>
          <w:szCs w:val="20"/>
        </w:rPr>
        <w:t xml:space="preserve"> Density scatter of predicted versus observed monthly grid-cell CWS for the 2017–2018 holdout, pooling all 27 crops. R² and KGE are computed on the unfiltered data (n = 15.5 M grid-cell–months); plotting is restricted to grid cells with both observed and predicted values exceeding 10⁻³ million m³ world-eq for visual clarity in the low-value regime. </w:t>
      </w:r>
      <w:r>
        <w:rPr>
          <w:b/>
          <w:bCs/>
          <w:color w:val="000000"/>
          <w:sz w:val="20"/>
          <w:szCs w:val="20"/>
        </w:rPr>
        <w:t>c–e,</w:t>
      </w:r>
      <w:r>
        <w:rPr>
          <w:color w:val="000000"/>
          <w:sz w:val="20"/>
          <w:szCs w:val="20"/>
        </w:rPr>
        <w:t xml:space="preserve"> As in b but for the three largest individual contributors to global CWS (jointly 42%): wheat (</w:t>
      </w:r>
      <w:r>
        <w:rPr>
          <w:b/>
          <w:bCs/>
          <w:color w:val="000000"/>
          <w:sz w:val="20"/>
          <w:szCs w:val="20"/>
        </w:rPr>
        <w:t>c</w:t>
      </w:r>
      <w:r>
        <w:rPr>
          <w:color w:val="000000"/>
          <w:sz w:val="20"/>
          <w:szCs w:val="20"/>
        </w:rPr>
        <w:t xml:space="preserve">), rice (ri1 + ri2 summed; </w:t>
      </w:r>
      <w:r>
        <w:rPr>
          <w:b/>
          <w:bCs/>
          <w:color w:val="000000"/>
          <w:sz w:val="20"/>
          <w:szCs w:val="20"/>
        </w:rPr>
        <w:t>d</w:t>
      </w:r>
      <w:r>
        <w:rPr>
          <w:color w:val="000000"/>
          <w:sz w:val="20"/>
          <w:szCs w:val="20"/>
        </w:rPr>
        <w:t>) and cotton (</w:t>
      </w:r>
      <w:r>
        <w:rPr>
          <w:b/>
          <w:bCs/>
          <w:color w:val="000000"/>
          <w:sz w:val="20"/>
          <w:szCs w:val="20"/>
        </w:rPr>
        <w:t>e</w:t>
      </w:r>
      <w:r>
        <w:rPr>
          <w:color w:val="000000"/>
          <w:sz w:val="20"/>
          <w:szCs w:val="20"/>
        </w:rPr>
        <w:t xml:space="preserve">). Identity lines (solid) and log–log regressions (dashed) are overlaid; per-panel R² and KGE appear in each title. </w:t>
      </w:r>
      <w:r>
        <w:rPr>
          <w:b/>
          <w:bCs/>
          <w:color w:val="000000"/>
          <w:sz w:val="20"/>
          <w:szCs w:val="20"/>
        </w:rPr>
        <w:t>f,</w:t>
      </w:r>
      <w:r>
        <w:rPr>
          <w:color w:val="000000"/>
          <w:sz w:val="20"/>
          <w:szCs w:val="20"/>
        </w:rPr>
        <w:t xml:space="preserve"> SHAP feature-importance heatmap showing the relative contribution of the top 18 features to predictions across all 27 crops. Values are within-crop column-normalised (each column sums to one) and shown on a square-root colour scale; crops are ordered by hierarchical clustering on their importance patterns. Light-grey cells mark features excluded from a given crop's model during training — for example sin_doy for millet, whose model used a minimal cyclical time encoding (see Supplementary Methods S3). </w:t>
      </w:r>
      <w:r>
        <w:rPr>
          <w:b/>
          <w:bCs/>
          <w:color w:val="000000"/>
          <w:sz w:val="20"/>
          <w:szCs w:val="20"/>
        </w:rPr>
        <w:t>g,</w:t>
      </w:r>
      <w:r>
        <w:rPr>
          <w:color w:val="000000"/>
          <w:sz w:val="20"/>
          <w:szCs w:val="20"/>
        </w:rPr>
        <w:t xml:space="preserve"> SHAP beeswarm summary for wheat (n = 5,000 samples) showing the top 20 features. Each dot is one sample–feature pair; horizontal position gives the feature's SHAP value (its push on the prediction relative to the model mean) and colour encodes the raw feature value (low to high). Feature-name convention: the suffixes _lag1/_lag2/lag3 denote 1–3 month lags and roll3 a 3-month rolling mean, while the</w:t>
      </w:r>
      <w:r>
        <w:rPr>
          <w:color w:val="000000"/>
          <w:sz w:val="20"/>
          <w:szCs w:val="20"/>
        </w:rPr>
        <w:t xml:space="preserve"> </w:t>
      </w:r>
      <w:r>
        <w:rPr>
          <w:color w:val="000000"/>
          <w:sz w:val="20"/>
          <w:szCs w:val="20"/>
        </w:rPr>
        <w:t>prefixes sin/cos denote cyclical encodings of longitude, latitude and day of year (e.g. sin_doy). Full feature definitions are listed in Supplementary Table S1.</w:t>
      </w:r>
    </w:p>
    <w:p w14:paraId="00000027" w14:textId="3C1C1D3C" w:rsidR="00D14182" w:rsidRDefault="00000000">
      <w:pPr>
        <w:spacing w:after="120"/>
        <w:jc w:val="both"/>
      </w:pPr>
      <w:r>
        <w:lastRenderedPageBreak/>
        <w:t>Per-crop performance followed the same pattern. Mean R² increased from 0.50 at the monthly grid scale to 0.80 at the yearly country scale, with 22 of 27 crop categories exceeding R² = 0.7. These well-fitted categories accounted for 99% of crop water stress represented by the 27 categories, whereas the five lower-performing categories (barley, millet, soya beans, cocoa and cassava) represented only about 1% and were largely associated with rainfed or mixed-irrigation production systems.</w:t>
      </w:r>
    </w:p>
    <w:p w14:paraId="00000028" w14:textId="77777777" w:rsidR="00D14182" w:rsidRDefault="00000000">
      <w:pPr>
        <w:spacing w:after="120"/>
        <w:jc w:val="both"/>
      </w:pPr>
      <w:r>
        <w:t>Uncertainty estimates were broadly calibrated. Empirical coverage of the nominal 80% prediction interval averaged 0.77 across crops (Supplementary Table S3.1), with most categories falling between 0.74 and 0.81. As an external consistency check, FAOSTAT-based production rankings remained stable from the historical reference period into the prediction period (Supplementary Table S6.6), suggesting that the temporal extension preserved the broad production-stress structure rather than introducing systematic drift.</w:t>
      </w:r>
    </w:p>
    <w:p w14:paraId="00000029" w14:textId="77777777" w:rsidR="00D14182" w:rsidRDefault="00000000">
      <w:pPr>
        <w:spacing w:before="240" w:after="60"/>
      </w:pPr>
      <w:r>
        <w:rPr>
          <w:b/>
          <w:bCs/>
          <w:i/>
          <w:iCs/>
        </w:rPr>
        <w:t>Trade redistributes crop water stress through bioeconomy supply chain</w:t>
      </w:r>
    </w:p>
    <w:p w14:paraId="0000002A" w14:textId="77777777" w:rsidR="00D14182" w:rsidRDefault="00000000">
      <w:pPr>
        <w:spacing w:after="120"/>
        <w:jc w:val="both"/>
      </w:pPr>
      <w:r>
        <w:t xml:space="preserve">The crop water stress quantified above occurs at the point of cultivation, but its economic responsibility is reorganized through bioeconomy supply chains: the same water embodied in a hectare of cotton or maize ultimately flows into textiles, processed foods or animal products, and crosses borders through interregional trade. To capture this reorganization, we reallocated crop water stress to the produced biomass goods whose supply chains require these crops using an advanced MRIO attribution. For example, crops used as feed are attributed to Meat &amp; fish as part of its full supply-chain impact rather than remaining in the crop category to prevent double-counting (Fig. 4). Moreover, we allocated crop water stress to the regions where biomass goods are finally consumed. </w:t>
      </w:r>
    </w:p>
    <w:p w14:paraId="0000002B" w14:textId="38351B94" w:rsidR="00D14182" w:rsidRPr="003507A8" w:rsidRDefault="000F5854">
      <w:pPr>
        <w:spacing w:after="120"/>
        <w:jc w:val="both"/>
        <w:rPr>
          <w:rFonts w:hint="eastAsia"/>
          <w:lang w:val="en-US"/>
        </w:rPr>
      </w:pPr>
      <w:r>
        <w:rPr>
          <w:noProof/>
        </w:rPr>
        <w:lastRenderedPageBreak/>
        <w:drawing>
          <wp:inline distT="0" distB="0" distL="0" distR="0" wp14:anchorId="686FC3B8" wp14:editId="26A79188">
            <wp:extent cx="5972810" cy="6162040"/>
            <wp:effectExtent l="0" t="0" r="0" b="0"/>
            <wp:docPr id="4512341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34150" name="Picture 451234150"/>
                    <pic:cNvPicPr/>
                  </pic:nvPicPr>
                  <pic:blipFill>
                    <a:blip r:embed="rId13"/>
                    <a:stretch>
                      <a:fillRect/>
                    </a:stretch>
                  </pic:blipFill>
                  <pic:spPr>
                    <a:xfrm>
                      <a:off x="0" y="0"/>
                      <a:ext cx="5972810" cy="6162040"/>
                    </a:xfrm>
                    <a:prstGeom prst="rect">
                      <a:avLst/>
                    </a:prstGeom>
                  </pic:spPr>
                </pic:pic>
              </a:graphicData>
            </a:graphic>
          </wp:inline>
        </w:drawing>
      </w:r>
    </w:p>
    <w:p w14:paraId="0000002C" w14:textId="4F1D49F7" w:rsidR="00D14182" w:rsidRDefault="00000000">
      <w:pPr>
        <w:spacing w:after="120"/>
        <w:jc w:val="both"/>
        <w:rPr>
          <w:color w:val="000000"/>
          <w:sz w:val="20"/>
          <w:szCs w:val="20"/>
        </w:rPr>
      </w:pPr>
      <w:sdt>
        <w:sdtPr>
          <w:tag w:val="goog_rdk_2"/>
          <w:id w:val="466212686"/>
        </w:sdtPr>
        <w:sdtContent>
          <w:commentRangeStart w:id="2"/>
        </w:sdtContent>
      </w:sdt>
      <w:r>
        <w:rPr>
          <w:b/>
          <w:bCs/>
          <w:color w:val="000000"/>
          <w:sz w:val="20"/>
          <w:szCs w:val="20"/>
        </w:rPr>
        <w:t xml:space="preserve">Figure 4. </w:t>
      </w:r>
      <w:commentRangeEnd w:id="2"/>
      <w:r>
        <w:rPr>
          <w:rStyle w:val="CommentReference"/>
          <w:b/>
          <w:bCs/>
          <w:color w:val="000000"/>
          <w:sz w:val="20"/>
          <w:szCs w:val="20"/>
        </w:rPr>
        <w:commentReference w:id="2"/>
      </w:r>
      <w:r>
        <w:rPr>
          <w:b/>
          <w:bCs/>
          <w:color w:val="000000"/>
          <w:sz w:val="20"/>
          <w:szCs w:val="20"/>
        </w:rPr>
        <w:t>Supply-chain attribution of global crop water stress to produced bioeconomy goods, 1995–2024.</w:t>
      </w:r>
      <w:r>
        <w:rPr>
          <w:color w:val="000000"/>
          <w:sz w:val="20"/>
          <w:szCs w:val="20"/>
        </w:rPr>
        <w:t xml:space="preserve"> </w:t>
      </w:r>
      <w:r>
        <w:rPr>
          <w:b/>
          <w:bCs/>
          <w:color w:val="000000"/>
          <w:sz w:val="20"/>
          <w:szCs w:val="20"/>
        </w:rPr>
        <w:t>a</w:t>
      </w:r>
      <w:r>
        <w:rPr>
          <w:color w:val="000000"/>
          <w:sz w:val="20"/>
          <w:szCs w:val="20"/>
        </w:rPr>
        <w:t xml:space="preserve">, Global flows including both domestic and traded water stress allocated to the </w:t>
      </w:r>
      <w:r>
        <w:rPr>
          <w:sz w:val="20"/>
          <w:szCs w:val="20"/>
        </w:rPr>
        <w:t>11 world</w:t>
      </w:r>
      <w:r>
        <w:rPr>
          <w:color w:val="000000"/>
          <w:sz w:val="20"/>
          <w:szCs w:val="20"/>
        </w:rPr>
        <w:t xml:space="preserve"> regions used throughout this study (3</w:t>
      </w:r>
      <w:r>
        <w:rPr>
          <w:sz w:val="20"/>
          <w:szCs w:val="20"/>
        </w:rPr>
        <w:t>8</w:t>
      </w:r>
      <w:r>
        <w:rPr>
          <w:color w:val="000000"/>
          <w:sz w:val="20"/>
          <w:szCs w:val="20"/>
        </w:rPr>
        <w:t>.</w:t>
      </w:r>
      <w:r>
        <w:rPr>
          <w:sz w:val="20"/>
          <w:szCs w:val="20"/>
        </w:rPr>
        <w:t>4</w:t>
      </w:r>
      <w:r>
        <w:rPr>
          <w:color w:val="000000"/>
          <w:sz w:val="20"/>
          <w:szCs w:val="20"/>
        </w:rPr>
        <w:t xml:space="preserve"> × 10</w:t>
      </w:r>
      <w:r>
        <w:rPr>
          <w:color w:val="000000"/>
          <w:sz w:val="20"/>
          <w:szCs w:val="20"/>
          <w:vertAlign w:val="superscript"/>
        </w:rPr>
        <w:t>12</w:t>
      </w:r>
      <w:r>
        <w:rPr>
          <w:color w:val="000000"/>
          <w:sz w:val="20"/>
          <w:szCs w:val="20"/>
        </w:rPr>
        <w:t xml:space="preserve"> m</w:t>
      </w:r>
      <w:r>
        <w:rPr>
          <w:color w:val="000000"/>
          <w:sz w:val="20"/>
          <w:szCs w:val="20"/>
          <w:vertAlign w:val="superscript"/>
        </w:rPr>
        <w:t>3</w:t>
      </w:r>
      <w:r>
        <w:rPr>
          <w:color w:val="000000"/>
          <w:sz w:val="20"/>
          <w:szCs w:val="20"/>
        </w:rPr>
        <w:t xml:space="preserve"> world-equivalent yr</w:t>
      </w:r>
      <w:r>
        <w:rPr>
          <w:color w:val="000000"/>
          <w:sz w:val="20"/>
          <w:szCs w:val="20"/>
          <w:vertAlign w:val="superscript"/>
        </w:rPr>
        <w:t>-1</w:t>
      </w:r>
      <w:r>
        <w:rPr>
          <w:color w:val="000000"/>
          <w:sz w:val="20"/>
          <w:szCs w:val="20"/>
        </w:rPr>
        <w:t xml:space="preserve"> in 2024). </w:t>
      </w:r>
      <w:r>
        <w:rPr>
          <w:b/>
          <w:bCs/>
          <w:color w:val="000000"/>
          <w:sz w:val="20"/>
          <w:szCs w:val="20"/>
        </w:rPr>
        <w:t>b</w:t>
      </w:r>
      <w:r>
        <w:rPr>
          <w:color w:val="000000"/>
          <w:sz w:val="20"/>
          <w:szCs w:val="20"/>
        </w:rPr>
        <w:t>, Flows restricted to inter</w:t>
      </w:r>
      <w:r>
        <w:rPr>
          <w:sz w:val="20"/>
          <w:szCs w:val="20"/>
        </w:rPr>
        <w:t>regional</w:t>
      </w:r>
      <w:r>
        <w:rPr>
          <w:color w:val="000000"/>
          <w:sz w:val="20"/>
          <w:szCs w:val="20"/>
        </w:rPr>
        <w:t xml:space="preserve"> trade, where production and consumption occur in different countries (</w:t>
      </w:r>
      <w:r>
        <w:rPr>
          <w:sz w:val="20"/>
          <w:szCs w:val="20"/>
        </w:rPr>
        <w:t>8</w:t>
      </w:r>
      <w:r>
        <w:rPr>
          <w:color w:val="000000"/>
          <w:sz w:val="20"/>
          <w:szCs w:val="20"/>
        </w:rPr>
        <w:t>.</w:t>
      </w:r>
      <w:r>
        <w:rPr>
          <w:sz w:val="20"/>
          <w:szCs w:val="20"/>
        </w:rPr>
        <w:t>33</w:t>
      </w:r>
      <w:r>
        <w:rPr>
          <w:color w:val="000000"/>
          <w:sz w:val="20"/>
          <w:szCs w:val="20"/>
        </w:rPr>
        <w:t xml:space="preserve"> × 10</w:t>
      </w:r>
      <w:r>
        <w:rPr>
          <w:color w:val="000000"/>
          <w:sz w:val="20"/>
          <w:szCs w:val="20"/>
          <w:vertAlign w:val="superscript"/>
        </w:rPr>
        <w:t>12</w:t>
      </w:r>
      <w:r>
        <w:rPr>
          <w:color w:val="000000"/>
          <w:sz w:val="20"/>
          <w:szCs w:val="20"/>
        </w:rPr>
        <w:t xml:space="preserve"> m</w:t>
      </w:r>
      <w:r>
        <w:rPr>
          <w:color w:val="000000"/>
          <w:sz w:val="20"/>
          <w:szCs w:val="20"/>
          <w:vertAlign w:val="superscript"/>
        </w:rPr>
        <w:t>3</w:t>
      </w:r>
      <w:r>
        <w:rPr>
          <w:color w:val="000000"/>
          <w:sz w:val="20"/>
          <w:szCs w:val="20"/>
        </w:rPr>
        <w:t xml:space="preserve"> world-equivalent yr</w:t>
      </w:r>
      <w:r>
        <w:rPr>
          <w:color w:val="000000"/>
          <w:sz w:val="20"/>
          <w:szCs w:val="20"/>
          <w:vertAlign w:val="superscript"/>
        </w:rPr>
        <w:t>-1</w:t>
      </w:r>
      <w:r>
        <w:rPr>
          <w:color w:val="000000"/>
          <w:sz w:val="20"/>
          <w:szCs w:val="20"/>
        </w:rPr>
        <w:t xml:space="preserve"> in 2024</w:t>
      </w:r>
      <w:r>
        <w:rPr>
          <w:sz w:val="20"/>
          <w:szCs w:val="20"/>
        </w:rPr>
        <w:t>, 21.7% of the global total</w:t>
      </w:r>
      <w:r>
        <w:rPr>
          <w:color w:val="000000"/>
          <w:sz w:val="20"/>
          <w:szCs w:val="20"/>
        </w:rPr>
        <w:t xml:space="preserve">). In each panel, the four horizontal bars allocate water stress to four cascading perspectives: crop production (top), production region, consumption region, and target sector (bottom). Flow widths are proportional to the water stress linking </w:t>
      </w:r>
      <w:r>
        <w:rPr>
          <w:sz w:val="20"/>
          <w:szCs w:val="20"/>
        </w:rPr>
        <w:t>cascading</w:t>
      </w:r>
      <w:r>
        <w:rPr>
          <w:color w:val="000000"/>
          <w:sz w:val="20"/>
          <w:szCs w:val="20"/>
        </w:rPr>
        <w:t xml:space="preserve"> perspectives. Stacked area charts on the right show the 1995–2024 temporal evolution of each perspective at the same vertical position as its corresponding bar, with colours matching the Sankey segments. The </w:t>
      </w:r>
      <w:r>
        <w:rPr>
          <w:sz w:val="20"/>
          <w:szCs w:val="20"/>
        </w:rPr>
        <w:t>11 world</w:t>
      </w:r>
      <w:r>
        <w:rPr>
          <w:color w:val="000000"/>
          <w:sz w:val="20"/>
          <w:szCs w:val="20"/>
        </w:rPr>
        <w:t xml:space="preserve"> regions and </w:t>
      </w:r>
      <w:r>
        <w:rPr>
          <w:sz w:val="20"/>
          <w:szCs w:val="20"/>
        </w:rPr>
        <w:t>12</w:t>
      </w:r>
      <w:r>
        <w:rPr>
          <w:color w:val="000000"/>
          <w:sz w:val="20"/>
          <w:szCs w:val="20"/>
        </w:rPr>
        <w:t xml:space="preserve"> target sectors are defined in Methods.</w:t>
      </w:r>
    </w:p>
    <w:p w14:paraId="0000002D" w14:textId="77777777" w:rsidR="00D14182" w:rsidRDefault="00000000">
      <w:pPr>
        <w:spacing w:after="120"/>
        <w:jc w:val="both"/>
      </w:pPr>
      <w:r>
        <w:lastRenderedPageBreak/>
        <w:t>This reallocation substantially changed the geography of responsibility. From a production perspective, India (20.5%), China (11.8%) and Egypt (11.7%) remained the largest contributors in 2024, whereas from a consumption perspective Europe emerged as one of the largest sinks (Fig. 4a). Europe showed especially high import dependence for Fibre &amp; Textile (90.1%), Oil products (68.6%), Other agri-food products (69.1%) and Meat &amp; fish (53.0%), whereas Fruits &amp; nuts and Vegetables were less import-dependent. India, by contrast, retained most of its agricultural water stress domestically for Rice, Cereals and Sugar &amp; chocolate, but much less for Fruits &amp; nuts, Vegetables and Other agri-food products.</w:t>
      </w:r>
    </w:p>
    <w:p w14:paraId="0000002E" w14:textId="77777777" w:rsidR="00D14182" w:rsidRDefault="00000000">
      <w:pPr>
        <w:spacing w:after="120"/>
        <w:jc w:val="both"/>
      </w:pPr>
      <w:r>
        <w:t>Interregional trade redistributed a substantial share of this stress throughout the study period (Fig. 4b). In 2024, 8.33 of 38.4 trillion m</w:t>
      </w:r>
      <w:r>
        <w:rPr>
          <w:vertAlign w:val="superscript"/>
        </w:rPr>
        <w:t>3</w:t>
      </w:r>
      <w:r>
        <w:t xml:space="preserve"> world-eq yr</w:t>
      </w:r>
      <w:r>
        <w:rPr>
          <w:vertAlign w:val="superscript"/>
        </w:rPr>
        <w:t>-1</w:t>
      </w:r>
      <w:r>
        <w:t xml:space="preserve">, or 21.7%, was embodied in trade between countries. Although the trade share did not change monotonically, the trade-embodied component grew faster than the global total over the full period: by 2024, total crop water stress had risen to 123.2% of its 1995 level, whereas the trade-embodied component had reached 143.9%. </w:t>
      </w:r>
    </w:p>
    <w:p w14:paraId="0000002F" w14:textId="77777777" w:rsidR="00D14182" w:rsidRDefault="00000000">
      <w:pPr>
        <w:spacing w:after="120"/>
        <w:jc w:val="both"/>
      </w:pPr>
      <w:r>
        <w:t>Trade also reshaped responsibility across goods. Globally, Cereals were the largest contributor in 2024 (21.4%), followed by Meat &amp; fish (14.6%), Fruits &amp; nuts (10.1%) and Fibre &amp; Textile (9.4%). In trade-only flows, however, the ranking shifted: Fibre &amp; Textile (19.7%) and Meat &amp; fish (17.3%) dominated, while Cereals accounted for only 9.8% and Rice for 1.6%. This contrast reflected strongly different trade orientations across goods: the trade-to-total ratio reached 0.45 for Fibre &amp; Textile, 0.40 for Other agri-food products and 0.33 for Oil products, but only 0.10 for Cereals and 0.04 for Rice. Over time, the composition of trade-embodied crop water stress shifted away from Fibre &amp; Textile and Oil products towards Meat &amp; fish, Other agri-food products and Fruits &amp; nuts.</w:t>
      </w:r>
    </w:p>
    <w:p w14:paraId="00000030" w14:textId="77777777" w:rsidR="00D14182" w:rsidRDefault="00000000">
      <w:pPr>
        <w:spacing w:before="240" w:after="60"/>
      </w:pPr>
      <w:r>
        <w:rPr>
          <w:b/>
          <w:bCs/>
          <w:i/>
          <w:iCs/>
        </w:rPr>
        <w:t>Produced biomass goods differ in how they assemble embodied water stress</w:t>
      </w:r>
    </w:p>
    <w:p w14:paraId="00000031" w14:textId="07131EDE" w:rsidR="00D14182" w:rsidRDefault="00000000">
      <w:pPr>
        <w:spacing w:after="120"/>
        <w:jc w:val="both"/>
      </w:pPr>
      <w:r>
        <w:t xml:space="preserve">Two contrasting pathways stand out in 2024 (Fig. 5): Fibre &amp; Textile drew its water stress overwhelmingly from fibre crops and concentrated its trade in a few exporting regions (Fig. 5a), whereas Meat &amp; fish assembled a larger and faster-growing stress from a much broader upstream input base spanning </w:t>
      </w:r>
      <w:r w:rsidR="007B034A">
        <w:t>multiple crop (Fig. 5b)</w:t>
      </w:r>
      <w:r>
        <w:t>.</w:t>
      </w:r>
    </w:p>
    <w:p w14:paraId="00000032" w14:textId="2F362441" w:rsidR="00D14182" w:rsidRDefault="000F5854">
      <w:pPr>
        <w:spacing w:after="120"/>
        <w:jc w:val="both"/>
      </w:pPr>
      <w:r>
        <w:rPr>
          <w:noProof/>
        </w:rPr>
        <w:lastRenderedPageBreak/>
        <w:drawing>
          <wp:inline distT="0" distB="0" distL="0" distR="0" wp14:anchorId="4B199439" wp14:editId="46002803">
            <wp:extent cx="5972810" cy="4431665"/>
            <wp:effectExtent l="0" t="0" r="0" b="635"/>
            <wp:docPr id="1963315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15980" name="Picture 1963315980"/>
                    <pic:cNvPicPr/>
                  </pic:nvPicPr>
                  <pic:blipFill>
                    <a:blip r:embed="rId14"/>
                    <a:stretch>
                      <a:fillRect/>
                    </a:stretch>
                  </pic:blipFill>
                  <pic:spPr>
                    <a:xfrm>
                      <a:off x="0" y="0"/>
                      <a:ext cx="5972810" cy="4431665"/>
                    </a:xfrm>
                    <a:prstGeom prst="rect">
                      <a:avLst/>
                    </a:prstGeom>
                  </pic:spPr>
                </pic:pic>
              </a:graphicData>
            </a:graphic>
          </wp:inline>
        </w:drawing>
      </w:r>
    </w:p>
    <w:p w14:paraId="00000033" w14:textId="77777777" w:rsidR="00D14182" w:rsidRDefault="00000000">
      <w:pPr>
        <w:spacing w:after="120"/>
        <w:jc w:val="both"/>
        <w:rPr>
          <w:sz w:val="20"/>
          <w:szCs w:val="20"/>
        </w:rPr>
      </w:pPr>
      <w:sdt>
        <w:sdtPr>
          <w:tag w:val="goog_rdk_3"/>
          <w:id w:val="-907756343"/>
        </w:sdtPr>
        <w:sdtContent>
          <w:commentRangeStart w:id="3"/>
        </w:sdtContent>
      </w:sdt>
      <w:r>
        <w:rPr>
          <w:b/>
          <w:bCs/>
          <w:color w:val="000000"/>
          <w:sz w:val="20"/>
          <w:szCs w:val="20"/>
        </w:rPr>
        <w:t xml:space="preserve">Figure 5. </w:t>
      </w:r>
      <w:commentRangeEnd w:id="3"/>
      <w:r>
        <w:rPr>
          <w:rStyle w:val="CommentReference"/>
          <w:b/>
          <w:bCs/>
          <w:color w:val="000000"/>
          <w:sz w:val="20"/>
          <w:szCs w:val="20"/>
        </w:rPr>
        <w:commentReference w:id="3"/>
      </w:r>
      <w:r>
        <w:rPr>
          <w:b/>
          <w:bCs/>
          <w:color w:val="000000"/>
          <w:sz w:val="20"/>
          <w:szCs w:val="20"/>
        </w:rPr>
        <w:t>Supply-chain decomposition of trade-embodied water stress in the Fibre &amp; Textile and Meat &amp; Fish sectors, 1995–2024.</w:t>
      </w:r>
      <w:r>
        <w:rPr>
          <w:color w:val="000000"/>
          <w:sz w:val="20"/>
          <w:szCs w:val="20"/>
        </w:rPr>
        <w:t xml:space="preserve"> </w:t>
      </w:r>
      <w:r>
        <w:rPr>
          <w:b/>
          <w:bCs/>
          <w:color w:val="000000"/>
          <w:sz w:val="20"/>
          <w:szCs w:val="20"/>
        </w:rPr>
        <w:t>a</w:t>
      </w:r>
      <w:r>
        <w:rPr>
          <w:color w:val="000000"/>
          <w:sz w:val="20"/>
          <w:szCs w:val="20"/>
        </w:rPr>
        <w:t xml:space="preserve">, Fibre &amp; Textile sector. </w:t>
      </w:r>
      <w:r>
        <w:rPr>
          <w:b/>
          <w:bCs/>
          <w:color w:val="000000"/>
          <w:sz w:val="20"/>
          <w:szCs w:val="20"/>
        </w:rPr>
        <w:t>b</w:t>
      </w:r>
      <w:r>
        <w:rPr>
          <w:color w:val="000000"/>
          <w:sz w:val="20"/>
          <w:szCs w:val="20"/>
        </w:rPr>
        <w:t>, Meat &amp; Fish sector. For each sector, the left panel shows the 2024 trade-embodied water stress flows through three cascading perspectives: crop production (top), production region (middle), and consumption region (bottom). Bar segments are labelled with their share of the sector's trade-embodied total; segments below 1% or too narrow for in-segment labels are unlabelled. Flow widths are proportional to attributed water stress, and flow colours follow the source perspective of each transition. The three composition charts on the right show the percentage composition of trade-embodied water stress from 1995 to 2024, decomposed by crop (top), production region (middle), and consumption region (bottom), with each annual bar normalised to 100%. Colours match those used in the corresponding Sankey segments. The eleven regions and the crop categories are defined in Methods.</w:t>
      </w:r>
    </w:p>
    <w:p w14:paraId="00000034" w14:textId="77777777" w:rsidR="00D14182" w:rsidRDefault="00000000">
      <w:pPr>
        <w:spacing w:after="120"/>
        <w:jc w:val="both"/>
      </w:pPr>
      <w:r>
        <w:t>Fibre &amp; Textile accounted for 9.4% of crop water stress in 2024. Although this stress remained dominated by fibre crops (74.8%), the remaining quarter came mainly from oil seeds (6.1%) and sugar crops (6.0%). Almost half of the water stress of Fibre &amp; Textile is embodied in trade among 11 world regions, highly concentrated in a small set of exporting regions led by Other Asia-Pacific (32.4%) and Pakistan (22.5%), followed by China (12.1%), the United States (7.3%), Egypt (6.8%) and Iran (5.6%).</w:t>
      </w:r>
    </w:p>
    <w:p w14:paraId="00000035" w14:textId="77777777" w:rsidR="00D14182" w:rsidRDefault="00D14182">
      <w:pPr>
        <w:spacing w:after="120"/>
        <w:jc w:val="both"/>
      </w:pPr>
    </w:p>
    <w:p w14:paraId="00000036" w14:textId="77777777" w:rsidR="00D14182" w:rsidRDefault="00000000">
      <w:pPr>
        <w:spacing w:after="120"/>
        <w:jc w:val="both"/>
      </w:pPr>
      <w:r>
        <w:lastRenderedPageBreak/>
        <w:t>Meat &amp; fish followed a markedly different pathway. It accounted for 14.6% of crop water stress in 2024 and increased from 3.41 to 5.59 trillion m</w:t>
      </w:r>
      <w:r>
        <w:rPr>
          <w:vertAlign w:val="superscript"/>
        </w:rPr>
        <w:t>3</w:t>
      </w:r>
      <w:r>
        <w:t xml:space="preserve"> world-eq yr</w:t>
      </w:r>
      <w:r>
        <w:rPr>
          <w:vertAlign w:val="superscript"/>
        </w:rPr>
        <w:t>-1</w:t>
      </w:r>
      <w:r>
        <w:t xml:space="preserve"> between 1995 and 2024, an increase of about 64%. Unlike Fibre &amp; Textile, its attributed stress was assembled from a highly diversified upstream input base, including livestock (16.9%), wheat (13.8%), other crops (13.0%), rice (12.6%), fruits &amp; nuts (11.8%) and maize (8.6%) for feed. The largest absolute increases occurred in Egypt (+0.55 trillion m</w:t>
      </w:r>
      <w:r>
        <w:rPr>
          <w:vertAlign w:val="superscript"/>
        </w:rPr>
        <w:t>3</w:t>
      </w:r>
      <w:r>
        <w:t xml:space="preserve"> world-eq yr</w:t>
      </w:r>
      <w:r>
        <w:rPr>
          <w:vertAlign w:val="superscript"/>
        </w:rPr>
        <w:t>-1</w:t>
      </w:r>
      <w:r>
        <w:t>), China (+0.51), India (+0.28) and the United States (+0.26). A smaller but notable pathway, bio-based chemicals, accounted for only 0.98% of global crop water stress in 2024 but grew by 47% during the study period, with 48% embodied in trade.</w:t>
      </w:r>
    </w:p>
    <w:p w14:paraId="00000037" w14:textId="77777777" w:rsidR="00D14182" w:rsidRDefault="00D14182">
      <w:pPr>
        <w:spacing w:after="120"/>
        <w:jc w:val="both"/>
      </w:pPr>
    </w:p>
    <w:p w14:paraId="00000038" w14:textId="77777777" w:rsidR="00D14182" w:rsidRDefault="00000000">
      <w:pPr>
        <w:spacing w:before="360" w:after="120"/>
      </w:pPr>
      <w:r>
        <w:rPr>
          <w:b/>
          <w:bCs/>
          <w:sz w:val="28"/>
          <w:szCs w:val="28"/>
        </w:rPr>
        <w:t>Discussion</w:t>
      </w:r>
    </w:p>
    <w:p w14:paraId="00000039" w14:textId="77777777" w:rsidR="00D14182" w:rsidRDefault="00000000">
      <w:pPr>
        <w:spacing w:after="120"/>
        <w:jc w:val="both"/>
      </w:pPr>
      <w:r>
        <w:t xml:space="preserve">Here we present an integrated framework that predicts crop water stress in agricultural production and traces its redistribution through global bioeconomy supply chains, capturing regional trends up to 2024. Previous studies have advanced understanding of blue water consumption </w:t>
      </w:r>
      <w:r>
        <w:rPr>
          <w:vertAlign w:val="superscript"/>
        </w:rPr>
        <w:t>20,23</w:t>
      </w:r>
      <w:r>
        <w:t xml:space="preserve">, agricultural water scarcity </w:t>
      </w:r>
      <w:r>
        <w:rPr>
          <w:vertAlign w:val="superscript"/>
        </w:rPr>
        <w:t>12</w:t>
      </w:r>
      <w:r>
        <w:t xml:space="preserve"> and supply-chain water footprints </w:t>
      </w:r>
      <w:r>
        <w:rPr>
          <w:vertAlign w:val="superscript"/>
        </w:rPr>
        <w:t>17</w:t>
      </w:r>
      <w:r>
        <w:t xml:space="preserve">, but these dimensions have often been analysed separately or at coarser temporal </w:t>
      </w:r>
      <w:r>
        <w:rPr>
          <w:vertAlign w:val="superscript"/>
        </w:rPr>
        <w:t>18</w:t>
      </w:r>
      <w:r>
        <w:t xml:space="preserve">, crop </w:t>
      </w:r>
      <w:r>
        <w:rPr>
          <w:vertAlign w:val="superscript"/>
        </w:rPr>
        <w:t>16,23</w:t>
      </w:r>
      <w:r>
        <w:t xml:space="preserve">, regional </w:t>
      </w:r>
      <w:r>
        <w:rPr>
          <w:vertAlign w:val="superscript"/>
        </w:rPr>
        <w:t>24,25</w:t>
      </w:r>
      <w:r>
        <w:t xml:space="preserve"> or sectoral resolution, and with limited coverage of recent trends. At the core of the framework is HARM (Hierarchical Additive Residual Model), a machine-learning architecture that combines hierarchical, additive and residual components to extend the physically grounded historical record to 2024. The resulting dataset is integrated into an advanced MRIO framework </w:t>
      </w:r>
      <w:r>
        <w:rPr>
          <w:vertAlign w:val="superscript"/>
        </w:rPr>
        <w:t>14</w:t>
      </w:r>
      <w:r>
        <w:t>, allowing crop water stress to be traced through produced biomass goods, intermediate and final demand, and ultimately to consuming regions without double-counting across bioeconomy supply-chain stages. A key contribution lies in bridging scales: HARM extends the monthly, grid-level water-stress record to 2024 with mean per-crop R</w:t>
      </w:r>
      <w:r>
        <w:rPr>
          <w:vertAlign w:val="superscript"/>
        </w:rPr>
        <w:t>2</w:t>
      </w:r>
      <w:r>
        <w:t xml:space="preserve"> rising from 0.50 at the monthly grid scale to 0.80 at the yearly country scale, which is the resolution required for MRIO-based attribution. The finer outputs reveal spatial patterns, seasonal dynamics and local hotspots, whereas the stronger aggregated performance supports robust country-year satellite accounts. This dual capability allows the same dataset to identify where water stress emerges and to quantify how it propagates through the global bioeconomy supply chain.</w:t>
      </w:r>
    </w:p>
    <w:p w14:paraId="0000003A" w14:textId="5A3EC8FC" w:rsidR="00D14182" w:rsidRDefault="00000000">
      <w:pPr>
        <w:spacing w:after="120"/>
        <w:jc w:val="both"/>
      </w:pPr>
      <w:r>
        <w:t xml:space="preserve">At the regional level, our crop-specific estimates broadly align with previous work </w:t>
      </w:r>
      <w:r>
        <w:rPr>
          <w:vertAlign w:val="superscript"/>
        </w:rPr>
        <w:t>1,2,14,26</w:t>
      </w:r>
      <w:r>
        <w:t xml:space="preserve"> but reveal where coarser accounts mislead. The intensification we identify in the Indo-Gangetic Plain is consistent with reported groundwater depletion in north India </w:t>
      </w:r>
      <w:r>
        <w:rPr>
          <w:vertAlign w:val="superscript"/>
        </w:rPr>
        <w:t>27</w:t>
      </w:r>
      <w:r>
        <w:t>, but our framework adds a crop-resolved stress perspective, with wheat-related irrigation forming a major component of this pressure.</w:t>
      </w:r>
      <w:sdt>
        <w:sdtPr>
          <w:tag w:val="goog_rdk_4"/>
          <w:id w:val="1392300000"/>
        </w:sdtPr>
        <w:sdtContent>
          <w:ins w:id="4" w:author="Livia Cabernard" w:date="2026-05-29T10:52:00Z">
            <w:r>
              <w:t xml:space="preserve"> </w:t>
            </w:r>
          </w:ins>
        </w:sdtContent>
      </w:sdt>
      <w:r>
        <w:t xml:space="preserve">As shown by the comparison with existing MRIO-based estimates in the Supplementary Information, two cases illustrate where this refinement matters most. In Pakistan, cotton accounts for about a quarter of national agricultural water stress in our record, in contrast to its </w:t>
      </w:r>
      <w:r>
        <w:lastRenderedPageBreak/>
        <w:t xml:space="preserve">negligible share in previous estimates. This direction is consistent with independent evidence that Pakistan cotton is among the most irrigation-dependent cotton production systems globally, with the Indus Basin carrying a substantial blue water footprint </w:t>
      </w:r>
      <w:r>
        <w:rPr>
          <w:vertAlign w:val="superscript"/>
        </w:rPr>
        <w:t>28,29</w:t>
      </w:r>
      <w:r>
        <w:t xml:space="preserve">. This also helps explain Pakistan’s previously underestimated role in global textile water-stress footprints. Similarly, in the United States, leguminous crops and oilseeds account for over 40% of national agricultural water stress in previous estimates but only 3% in our record. This is more consistent with USDA statistics that approximately 90% of US soybean is rainfed </w:t>
      </w:r>
      <w:r>
        <w:rPr>
          <w:vertAlign w:val="superscript"/>
        </w:rPr>
        <w:t>30,31</w:t>
      </w:r>
      <w:r>
        <w:t xml:space="preserve">. These differences suggest that existing </w:t>
      </w:r>
      <w:r w:rsidR="007B034A">
        <w:t>accounting-based</w:t>
      </w:r>
      <w:r>
        <w:t xml:space="preserve"> dataset tend to overrepresent widely grown rainfed crops and underrepresent irrigation-intensive systems concentrated in water-scarce basins. More broadly, the strong spatial concentration of crop water stress, with a small fraction of cropland accounting for most of the total, implies that targeted interventions in these water-scarce hotspots could address a disproportionate share of the burden, whereas uniform, area-wide measures would be inefficient.</w:t>
      </w:r>
    </w:p>
    <w:p w14:paraId="0000003B" w14:textId="77777777" w:rsidR="00D14182" w:rsidRDefault="00000000">
      <w:pPr>
        <w:spacing w:after="120"/>
        <w:jc w:val="both"/>
      </w:pPr>
      <w:r>
        <w:t>A distinctive feature of our dataset is that it does not rely on economic scaling. Whereas accounting-based datasets typically hold a fixed physical baseline and scale it over time using economic or production proxies, our estimates are predicted each year from environmental and agricultural drivers. As a result, our record resolves the interannual variability of crop water stress, reflecting wet and dry years, shifting crop composition and changing irrigation patterns, whereas economically scaled datasets such as GLORIA show a much smoother, near-monotonic trajectory at the country level (Supplementary Fig. S2). Globally, the two approaches imply similar overall growth between 1995–1997 and 2022–2024 (24% in our record versus 16% in GLORIA), but they differ markedly in temporal structure rather than magnitude. This divergence reflects the fact that economic growth and agricultural output do not translate linearly into water-stress impacts, especially where changes in crop composition, irrigation efficiency, production location and local scarcity partly offset rising demand. These findings highlight the importance of estimating recent crop water stress trends from environmental and agricultural drivers rather than extrapolating them from economic growth alone. Our approach provides a flexible framework that can be updated as new environmental variables become available, enabling regularly revised time series of crop water stress.</w:t>
      </w:r>
    </w:p>
    <w:p w14:paraId="0000003C" w14:textId="77777777" w:rsidR="00D14182" w:rsidRDefault="00000000">
      <w:pPr>
        <w:spacing w:after="120"/>
        <w:jc w:val="both"/>
      </w:pPr>
      <w:r>
        <w:t xml:space="preserve">Although water stress is generated locally, we found that a fifth of total crop water stress in 2024 is embodied in interregional trade, a share that has grown faster than the global total over the study period. Trade does not redistribute crop water stress uniformly: it disproportionately mobilizes water stress embodied in fibre, oil, and animal-based products, while cereals and rice, which are the largest contributors to the global total, remain predominantly within their countries of production. Fibre &amp; Textile retains a strong crop identity and is transferred through a small set of concentrated exporters, making its embodied stress comparatively traceable. For instance, 90% of Europe’s textile-related water stress occurs abroad, highlighting the importance of sustainable sourcing and circular economy strategies </w:t>
      </w:r>
      <w:r>
        <w:rPr>
          <w:vertAlign w:val="superscript"/>
        </w:rPr>
        <w:t>32</w:t>
      </w:r>
      <w:r>
        <w:t xml:space="preserve">. Meat &amp; Fish, by contrast, assembled a larger and faster-growing burden from a diversified upstream input base, indicating that interventions </w:t>
      </w:r>
      <w:r>
        <w:lastRenderedPageBreak/>
        <w:t xml:space="preserve">targeting a single crop will miss important leverage points and underscoring the role of dietary shifts toward plant-based consumption </w:t>
      </w:r>
      <w:r>
        <w:rPr>
          <w:vertAlign w:val="superscript"/>
        </w:rPr>
        <w:t>23,32,33</w:t>
      </w:r>
      <w:r>
        <w:t xml:space="preserve">. Bio-based chemicals, accounting for less than 1% of crop water stress in 2024 despite 47% growth, suggest that a transition toward a sustainable bioeconomy does not necessarily entail proportional water stress expansion </w:t>
      </w:r>
      <w:r>
        <w:rPr>
          <w:vertAlign w:val="superscript"/>
        </w:rPr>
        <w:t>19,34</w:t>
      </w:r>
      <w:r>
        <w:t>.</w:t>
      </w:r>
    </w:p>
    <w:p w14:paraId="0000003D" w14:textId="77777777" w:rsidR="00D14182" w:rsidRDefault="00000000">
      <w:pPr>
        <w:spacing w:after="120"/>
        <w:jc w:val="both"/>
      </w:pPr>
      <w:r>
        <w:t xml:space="preserve">Our findings should be interpreted within several boundaries. First, the 2019–2024 extension is model-based rather than directly observed or process-simulated. Although predictive skill was strongest at the country-year scale, performance varied across crop categories and at finer spatial and temporal scales. Second, the historical reference data used for training are physically grounded but still simulation-based, and therefore inherit uncertainties from the underlying crop-water, hydrological and scarcity models </w:t>
      </w:r>
      <w:r>
        <w:rPr>
          <w:vertAlign w:val="superscript"/>
        </w:rPr>
        <w:t>5,20</w:t>
      </w:r>
      <w:r>
        <w:t>. Third, we did multi-source reconstruction on crop presence, crop masks and monthly irrigated harvested-area predictors, which may smooth crop-specific irrigation differences within grid cells. Finally, several crop categories remain aggregated, and mapping crop categories to MRIO sectors introduces concordance and sector-aggregation uncertainty. The resulting consumption-side estimates should therefore be interpreted as accounting-based dependencies rather than direct legal responsibility or firm-level causal tracing.</w:t>
      </w:r>
    </w:p>
    <w:p w14:paraId="0000003E" w14:textId="77777777" w:rsidR="00D14182" w:rsidRDefault="00000000">
      <w:pPr>
        <w:spacing w:after="120"/>
        <w:jc w:val="both"/>
      </w:pPr>
      <w:r>
        <w:t xml:space="preserve">Looking ahead, the framework offers several avenues for improvement. We can build more dynamic remote-sensing crop masks and finer irrigation layers to capture shifts in crop distribution and irrigation demand more directly </w:t>
      </w:r>
      <w:r>
        <w:rPr>
          <w:vertAlign w:val="superscript"/>
        </w:rPr>
        <w:t>35</w:t>
      </w:r>
      <w:r>
        <w:t xml:space="preserve">. The reference database is built from process-based simulations that currently extend to 2018, and these simulations continue to be updated </w:t>
      </w:r>
      <w:r>
        <w:rPr>
          <w:vertAlign w:val="superscript"/>
        </w:rPr>
        <w:t>20,36</w:t>
      </w:r>
      <w:r>
        <w:t xml:space="preserve">. As new simulation outputs become available, we can retrain the model and deliver more up-to-date crop water stress estimates without changing the rest of the pipeline. The current design uses XGBoost </w:t>
      </w:r>
      <w:r>
        <w:rPr>
          <w:vertAlign w:val="superscript"/>
        </w:rPr>
        <w:t>37</w:t>
      </w:r>
      <w:r>
        <w:t xml:space="preserve"> and trains the 27 crop categories separately. This is stable, interpretable and well suited to tabular predictors at the country-year scale needed for MRIO integration. A finer crop taxonomy, however, would reveal more detailed structure in irrigation water stress. Scaling the database to 175 or more crop types would likely require models that share information across crops and regions. Self-supervised or deep-learning methods using remote-sensing time series, crop calendars and phenological signals could provide such shared representations and reduce the need for complete crop-specific labels </w:t>
      </w:r>
      <w:r>
        <w:rPr>
          <w:vertAlign w:val="superscript"/>
        </w:rPr>
        <w:t>38</w:t>
      </w:r>
      <w:r>
        <w:t xml:space="preserve">. Beyond crop water stress, the prediction data cube and attribution pipeline can be extended to other environmental indicators such as land-use intensification, carbon emissions and biodiversity pressure, enabling future bioeconomy transition pathways to be evaluated across multiple environmental dimensions </w:t>
      </w:r>
      <w:r>
        <w:rPr>
          <w:vertAlign w:val="superscript"/>
        </w:rPr>
        <w:t>19,39</w:t>
      </w:r>
      <w:r>
        <w:t>.</w:t>
      </w:r>
    </w:p>
    <w:p w14:paraId="0000003F" w14:textId="77777777" w:rsidR="00D14182" w:rsidRDefault="00D14182">
      <w:pPr>
        <w:spacing w:before="360" w:after="120"/>
        <w:rPr>
          <w:b/>
          <w:bCs/>
          <w:sz w:val="28"/>
          <w:szCs w:val="28"/>
        </w:rPr>
      </w:pPr>
    </w:p>
    <w:p w14:paraId="3AC68296" w14:textId="77777777" w:rsidR="007B034A" w:rsidRDefault="007B034A">
      <w:pPr>
        <w:spacing w:before="360" w:after="120"/>
        <w:rPr>
          <w:b/>
          <w:bCs/>
          <w:sz w:val="28"/>
          <w:szCs w:val="28"/>
        </w:rPr>
      </w:pPr>
    </w:p>
    <w:p w14:paraId="78266892" w14:textId="77777777" w:rsidR="007B034A" w:rsidRDefault="007B034A">
      <w:pPr>
        <w:spacing w:before="360" w:after="120"/>
        <w:rPr>
          <w:b/>
          <w:bCs/>
          <w:sz w:val="28"/>
          <w:szCs w:val="28"/>
        </w:rPr>
      </w:pPr>
    </w:p>
    <w:p w14:paraId="00000040" w14:textId="77777777" w:rsidR="00D14182" w:rsidRDefault="00000000">
      <w:pPr>
        <w:spacing w:before="360" w:after="120"/>
      </w:pPr>
      <w:r>
        <w:rPr>
          <w:b/>
          <w:bCs/>
          <w:sz w:val="28"/>
          <w:szCs w:val="28"/>
        </w:rPr>
        <w:lastRenderedPageBreak/>
        <w:t>Methods</w:t>
      </w:r>
    </w:p>
    <w:p w14:paraId="00000041" w14:textId="77777777" w:rsidR="00D14182" w:rsidRDefault="00000000">
      <w:pPr>
        <w:spacing w:before="240" w:after="60"/>
      </w:pPr>
      <w:r>
        <w:rPr>
          <w:b/>
          <w:bCs/>
          <w:i/>
          <w:iCs/>
        </w:rPr>
        <w:t>Crop water stress: definition and reference dataset</w:t>
      </w:r>
    </w:p>
    <w:p w14:paraId="00000042" w14:textId="77777777" w:rsidR="00D14182" w:rsidRDefault="00000000">
      <w:pPr>
        <w:spacing w:after="120"/>
        <w:jc w:val="both"/>
      </w:pPr>
      <w:r>
        <w:t xml:space="preserve">We define crop water stress (CWS) as the product of the blue-water footprint of irrigated crop production and the basin-level AWARE (Available WAter REmaining) characterization factor </w:t>
      </w:r>
      <w:r>
        <w:rPr>
          <w:vertAlign w:val="superscript"/>
        </w:rPr>
        <w:t>5</w:t>
      </w:r>
      <w:r>
        <w:t>, evaluated at monthly resolution. For crop category i, grid cell g, and month m,</w:t>
      </w:r>
    </w:p>
    <w:p w14:paraId="00000043" w14:textId="77777777" w:rsidR="00D14182" w:rsidRDefault="00000000">
      <w:pPr>
        <w:spacing w:before="120" w:after="120"/>
        <w:jc w:val="center"/>
      </w:pPr>
      <w:r>
        <w:rPr>
          <w:i/>
          <w:iCs/>
        </w:rPr>
        <w:t>CWS</w:t>
      </w:r>
      <w:r>
        <w:rPr>
          <w:i/>
          <w:iCs/>
          <w:vertAlign w:val="subscript"/>
        </w:rPr>
        <w:t>i,g,m</w:t>
      </w:r>
      <w:r>
        <w:rPr>
          <w:i/>
          <w:iCs/>
        </w:rPr>
        <w:t xml:space="preserve"> = BWF</w:t>
      </w:r>
      <w:r>
        <w:rPr>
          <w:i/>
          <w:iCs/>
          <w:vertAlign w:val="subscript"/>
        </w:rPr>
        <w:t>i,g,m</w:t>
      </w:r>
      <w:r>
        <w:rPr>
          <w:i/>
          <w:iCs/>
        </w:rPr>
        <w:t xml:space="preserve"> × AWARE</w:t>
      </w:r>
      <w:r>
        <w:rPr>
          <w:i/>
          <w:iCs/>
          <w:vertAlign w:val="subscript"/>
        </w:rPr>
        <w:t>b(g),m</w:t>
      </w:r>
      <w:r>
        <w:rPr>
          <w:i/>
          <w:iCs/>
        </w:rPr>
        <w:t>,</w:t>
      </w:r>
    </w:p>
    <w:p w14:paraId="00000044" w14:textId="77777777" w:rsidR="00D14182" w:rsidRDefault="00000000">
      <w:pPr>
        <w:spacing w:after="120"/>
        <w:jc w:val="both"/>
      </w:pPr>
      <w:r>
        <w:t>where BWF</w:t>
      </w:r>
      <w:r>
        <w:rPr>
          <w:vertAlign w:val="subscript"/>
        </w:rPr>
        <w:t>i,g,m</w:t>
      </w:r>
      <w:r>
        <w:t xml:space="preserve"> is the monthly blue-water footprint of irrigated crop production (m</w:t>
      </w:r>
      <w:r>
        <w:rPr>
          <w:vertAlign w:val="superscript"/>
        </w:rPr>
        <w:t>3</w:t>
      </w:r>
      <w:r>
        <w:t>), and AWARE</w:t>
      </w:r>
      <w:r>
        <w:rPr>
          <w:vertAlign w:val="subscript"/>
        </w:rPr>
        <w:t>b(g),m</w:t>
      </w:r>
      <w:r>
        <w:t xml:space="preserve"> is the monthly AWARE characterization factor (m</w:t>
      </w:r>
      <w:r>
        <w:rPr>
          <w:vertAlign w:val="superscript"/>
        </w:rPr>
        <w:t>3</w:t>
      </w:r>
      <w:r>
        <w:t xml:space="preserve"> world-eq m</w:t>
      </w:r>
      <w:r>
        <w:rPr>
          <w:vertAlign w:val="superscript"/>
        </w:rPr>
        <w:t>-3</w:t>
      </w:r>
      <w:r>
        <w:t>) for the basin containing grid cell g. CWS (m</w:t>
      </w:r>
      <w:r>
        <w:rPr>
          <w:vertAlign w:val="superscript"/>
        </w:rPr>
        <w:t>3</w:t>
      </w:r>
      <w:r>
        <w:t xml:space="preserve"> world-eq) therefore represents scarcity-weighted irrigation pressure under local hydrological conditions and can be aggregated where needed for annual analyses. Unlike volumetric water-footprint measures </w:t>
      </w:r>
      <w:r>
        <w:rPr>
          <w:vertAlign w:val="superscript"/>
        </w:rPr>
        <w:t>6</w:t>
      </w:r>
      <w:r>
        <w:t>, which treat each cubic metre of water consumption as equivalent, CWS weights consumption by the water deprivation potential of the local basin in the corresponding month, allowing consistent comparison across regions and seasons with very different water-availability contexts.</w:t>
      </w:r>
    </w:p>
    <w:p w14:paraId="00000045" w14:textId="77777777" w:rsidR="00D14182" w:rsidRDefault="00000000">
      <w:pPr>
        <w:spacing w:after="120"/>
        <w:jc w:val="both"/>
      </w:pPr>
      <w:r>
        <w:rPr>
          <w:b/>
          <w:bCs/>
        </w:rPr>
        <w:t>Blue-water footprint.</w:t>
      </w:r>
      <w:r>
        <w:t xml:space="preserve"> The underlying BWF data were derived from monthly global gridded simulations of the blue-water footprint of irrigated crop production generated with the ACEA global crop model at 5-arcminute (~8.3 km around the equator) spatial resolution </w:t>
      </w:r>
      <w:r>
        <w:rPr>
          <w:vertAlign w:val="superscript"/>
        </w:rPr>
        <w:t>20</w:t>
      </w:r>
      <w:r>
        <w:t>. These data represent monthly blue-water consumption from irrigation for crop production, distinguished from green water (precipitation) and blue water from capillary rise. ACEA simulated daily crop growth and the vertical soil–water balance under crop-specific parameters, gridded meteorological forcing, and historical irrigation and land-use conditions. The original crop classes in the ACEA-based dataset were harmonized into the 27 crop categories used throughout this study (Supplementary Table S2), which are retained consistently in the reference dataset, prediction framework and MRIO attribution.</w:t>
      </w:r>
    </w:p>
    <w:p w14:paraId="00000046" w14:textId="77777777" w:rsidR="00D14182" w:rsidRDefault="00000000">
      <w:pPr>
        <w:spacing w:after="120"/>
        <w:jc w:val="both"/>
      </w:pPr>
      <w:r>
        <w:rPr>
          <w:b/>
          <w:bCs/>
        </w:rPr>
        <w:t>Scarcity characterization.</w:t>
      </w:r>
      <w:r>
        <w:t xml:space="preserve"> The AWARE factor is a midpoint water-scarcity characterization factor that represents the relative Available WAter REmaining per unit area in a watershed after the demands of humans and aquatic ecosystems have been met </w:t>
      </w:r>
      <w:r>
        <w:rPr>
          <w:vertAlign w:val="superscript"/>
        </w:rPr>
        <w:t>5</w:t>
      </w:r>
      <w:r>
        <w:t>. It is derived from availability minus demand, normalized by the global average and then inverted, such that a value of 1 corresponds to world-average conditions and larger values indicate greater water scarcity. AWARE values are bounded to the range [0.1, 100], where 0.1 represents extremely water abundant conditions and 100 represents extremely water scarce conditions. We used monthly basin-level AWARE characterization factors from the WULCA v1.2 dataset and linked them to each grid cell through its corresponding watershed.</w:t>
      </w:r>
    </w:p>
    <w:p w14:paraId="00000047" w14:textId="77777777" w:rsidR="00D14182" w:rsidRDefault="00000000">
      <w:pPr>
        <w:spacing w:after="120"/>
        <w:jc w:val="both"/>
      </w:pPr>
      <w:r>
        <w:rPr>
          <w:b/>
          <w:bCs/>
        </w:rPr>
        <w:t>Reference dataset.</w:t>
      </w:r>
      <w:r>
        <w:t xml:space="preserve"> Monthly CWS was calculated for each crop category, grid cell and month by multiplying the monthly blue-water footprint of irrigated crop production, provided on a 5-</w:t>
      </w:r>
      <w:r>
        <w:lastRenderedPageBreak/>
        <w:t>arcminute grid, by the corresponding monthly basin-level AWARE factor. The monthly AWARE factors were linked to the same 5-arcminute grid through watershed matching, so that both inputs were aligned spatially and temporally before multiplication. This yielded a globally consistent, monthly, crop-category-resolved and scarcity-weighted reference dataset for 1995–2018 at 5-arcminute resolution. The resulting CWS dataset serves both as the training target for the prediction framework and as the historical baseline for subsequent MRIO-based attribution analysis.</w:t>
      </w:r>
    </w:p>
    <w:p w14:paraId="00000048" w14:textId="77777777" w:rsidR="00D14182" w:rsidRDefault="00000000">
      <w:pPr>
        <w:spacing w:before="240" w:after="60"/>
      </w:pPr>
      <w:r>
        <w:rPr>
          <w:b/>
          <w:bCs/>
          <w:i/>
          <w:iCs/>
        </w:rPr>
        <w:t>Predictor data and irrigated harvested-area signal</w:t>
      </w:r>
    </w:p>
    <w:p w14:paraId="00000049" w14:textId="77777777" w:rsidR="00D14182" w:rsidRDefault="00000000">
      <w:pPr>
        <w:spacing w:after="120"/>
        <w:jc w:val="both"/>
      </w:pPr>
      <w:r>
        <w:t xml:space="preserve">We assembled a harmonised predictor dataset at monthly temporal resolution and 5-arcminute spatial resolution to support the prediction of crop water stress beyond the reference period. For model training, the predictor set covers 2000–2018, and the same processing pipeline was extended to generate prediction inputs for 2019–2024. (Although the CWS reference dataset begins in 1995, model training was restricted to 2000 onward because the MODIS Terra vegetation predictors used in HARM (MOD13 product suite) are only available from 18 February 2000 </w:t>
      </w:r>
      <w:r>
        <w:rPr>
          <w:vertAlign w:val="superscript"/>
        </w:rPr>
        <w:t>40</w:t>
      </w:r>
      <w:r>
        <w:t xml:space="preserve">.) The predictor set comprises 38 base variables spanning five domains (Supplementary Table S1): (i) climate and hydrology from ERA5 monthly reanalysis </w:t>
      </w:r>
      <w:r>
        <w:rPr>
          <w:vertAlign w:val="superscript"/>
        </w:rPr>
        <w:t>41,42</w:t>
      </w:r>
      <w:r>
        <w:t xml:space="preserve">, including temperature, precipitation, radiation, soil moisture, evapotranspiration and surface pressure; (ii) satellite vegetation indices from MODIS MOD13C2 </w:t>
      </w:r>
      <w:r>
        <w:rPr>
          <w:vertAlign w:val="superscript"/>
        </w:rPr>
        <w:t>40</w:t>
      </w:r>
      <w:r>
        <w:t xml:space="preserve">, including NDVI, EVI, NDWI and spectral reflectances; (iii) drought indicators, including the Soil Moisture Index Anomaly and GRACE total water storage anomaly </w:t>
      </w:r>
      <w:r>
        <w:rPr>
          <w:vertAlign w:val="superscript"/>
        </w:rPr>
        <w:t>43</w:t>
      </w:r>
      <w:r>
        <w:t>; (iv) spatial and temporal encodings, including latitude, longitude and cyclical month terms; and (v) large-scale climate indices from NOAA, including ENSO, NAO and PDO.</w:t>
      </w:r>
    </w:p>
    <w:p w14:paraId="0000004A" w14:textId="77777777" w:rsidR="00D14182" w:rsidRDefault="00000000">
      <w:pPr>
        <w:spacing w:after="120"/>
        <w:jc w:val="both"/>
      </w:pPr>
      <w:r>
        <w:t>To capture delayed and cumulative effects of environmental conditions on crop water stress, we augmented the predictor set with temporal features. These included lagged values (1–3 months) for variables with short-term persistence, such as soil moisture, surface pressure, evaporation and wind, and 3-month rolling means for variables with seasonal or cumulative signals, such as temperature, dewpoint, radiation and vegetation indices. Together with cyclical encodings of date and location, these expansions yield 74 predictor features in total (Supplementary Table S1). Data acquisition and preprocessing, including temporal harmonisation, spatial interpolation, quality filtering, rasterisation, and correction of affected accumulated ERA5 variables in late 2022 to early 2024, are described in Supplementary Methods S1.</w:t>
      </w:r>
    </w:p>
    <w:p w14:paraId="0000004B" w14:textId="77777777" w:rsidR="00D14182" w:rsidRDefault="00000000">
      <w:pPr>
        <w:spacing w:after="120"/>
        <w:jc w:val="both"/>
      </w:pPr>
      <w:r>
        <w:rPr>
          <w:b/>
          <w:bCs/>
        </w:rPr>
        <w:t>Monthly irrigated harvested area.</w:t>
      </w:r>
      <w:r>
        <w:t xml:space="preserve"> A distinguishing predictor in HARM is crop-specific monthly irrigated harvested area (IHA), designed to represent the demand-side distribution of irrigation. Climate and vegetation predictors indicate where and when water is scarce, but they do not directly encode where irrigated crop production occurs. Two grid cells with similar climate conditions may therefore exhibit very different water stress if one contains irrigated rice and the other contains mostly rainfed crops. The IHA predictor was constructed by combining three complementary datasets: CROPGRIDS v1.08 for high-resolution crop spatial distribution </w:t>
      </w:r>
      <w:r>
        <w:rPr>
          <w:vertAlign w:val="superscript"/>
        </w:rPr>
        <w:t>44</w:t>
      </w:r>
      <w:r>
        <w:t>, LUH2-</w:t>
      </w:r>
      <w:r>
        <w:lastRenderedPageBreak/>
        <w:t xml:space="preserve">GCB2025 for annual land-use dynamics with an explicit irrigation layer using the 2020 baseline </w:t>
      </w:r>
      <w:r>
        <w:rPr>
          <w:vertAlign w:val="superscript"/>
        </w:rPr>
        <w:t>45</w:t>
      </w:r>
      <w:r>
        <w:t xml:space="preserve">, and FAOSTAT </w:t>
      </w:r>
      <w:r>
        <w:rPr>
          <w:vertAlign w:val="superscript"/>
        </w:rPr>
        <w:t>46</w:t>
      </w:r>
      <w:r>
        <w:t xml:space="preserve"> for country-level temporal scaling from 1995 to 2024. We combined within-CFT crop shares from CROPGRIDS with LUH2 crop-functional-type fractions, adjusted them using FAOSTAT temporal change factors, and downscaled them to monthly resolution using gridded crop calendars that specify planting and maturity dates for each crop and irrigation regime (Supplementary Methods S2).</w:t>
      </w:r>
    </w:p>
    <w:p w14:paraId="0000004C" w14:textId="77777777" w:rsidR="00D14182" w:rsidRDefault="00000000">
      <w:pPr>
        <w:spacing w:before="240" w:after="60"/>
      </w:pPr>
      <w:r>
        <w:rPr>
          <w:b/>
          <w:bCs/>
          <w:i/>
          <w:iCs/>
        </w:rPr>
        <w:t>HARM model and temporal prediction framework</w:t>
      </w:r>
    </w:p>
    <w:p w14:paraId="0000004D" w14:textId="77777777" w:rsidR="00D14182" w:rsidRDefault="00000000">
      <w:pPr>
        <w:spacing w:after="120"/>
        <w:jc w:val="both"/>
      </w:pPr>
      <w:r>
        <w:rPr>
          <w:b/>
          <w:bCs/>
        </w:rPr>
        <w:t>Design rationale and model architecture.</w:t>
      </w:r>
      <w:r>
        <w:t xml:space="preserve"> Predicting crop water stress at global scale involves three related challenges. First, relationships between environmental predictors and CWS are partly universal but also vary systematically across agro-climatic regions. Second, global training data are strongly imbalanced, with many grid cells exhibiting low or near-zero stress and relatively few exhibiting severe stress. Third, although extreme water stress conditions represent less than 1% of grid cells globally, they are disproportionately important for irrigation management and agricultural water-risk assessment. These extremes are systematically underestimated by standard regression models that optimise mean error.</w:t>
      </w:r>
    </w:p>
    <w:p w14:paraId="0000004E" w14:textId="77777777" w:rsidR="00D14182" w:rsidRDefault="00000000">
      <w:pPr>
        <w:spacing w:after="120"/>
        <w:jc w:val="both"/>
      </w:pPr>
      <w:r>
        <w:t xml:space="preserve">To address these challenges, we developed the Hierarchical Additive Residual Model (HARM), a crop-specific prediction framework that decomposes monthly CWS into additive components operating at progressively finer levels of specificity. For predictor vector </w:t>
      </w:r>
      <w:r>
        <w:rPr>
          <w:b/>
          <w:bCs/>
        </w:rPr>
        <w:t>X</w:t>
      </w:r>
      <w:r>
        <w:t>, the model takes the form</w:t>
      </w:r>
    </w:p>
    <w:p w14:paraId="0000004F" w14:textId="77777777" w:rsidR="00D14182" w:rsidRDefault="00000000">
      <w:pPr>
        <w:spacing w:before="120" w:after="120"/>
        <w:jc w:val="center"/>
      </w:pPr>
      <w:r>
        <w:rPr>
          <w:i/>
          <w:iCs/>
        </w:rPr>
        <w:t>y = f</w:t>
      </w:r>
      <w:r>
        <w:rPr>
          <w:i/>
          <w:iCs/>
          <w:vertAlign w:val="subscript"/>
        </w:rPr>
        <w:t>global</w:t>
      </w:r>
      <w:r>
        <w:rPr>
          <w:i/>
          <w:iCs/>
        </w:rPr>
        <w:t>(</w:t>
      </w:r>
      <w:r>
        <w:rPr>
          <w:b/>
          <w:bCs/>
          <w:i/>
          <w:iCs/>
        </w:rPr>
        <w:t>X</w:t>
      </w:r>
      <w:r>
        <w:rPr>
          <w:i/>
          <w:iCs/>
        </w:rPr>
        <w:t>) + f</w:t>
      </w:r>
      <w:r>
        <w:rPr>
          <w:i/>
          <w:iCs/>
          <w:vertAlign w:val="subscript"/>
        </w:rPr>
        <w:t>regional</w:t>
      </w:r>
      <w:r>
        <w:rPr>
          <w:i/>
          <w:iCs/>
        </w:rPr>
        <w:t>(</w:t>
      </w:r>
      <w:r>
        <w:rPr>
          <w:b/>
          <w:bCs/>
          <w:i/>
          <w:iCs/>
        </w:rPr>
        <w:t>X</w:t>
      </w:r>
      <w:r>
        <w:rPr>
          <w:i/>
          <w:iCs/>
        </w:rPr>
        <w:t>) + f</w:t>
      </w:r>
      <w:r>
        <w:rPr>
          <w:i/>
          <w:iCs/>
          <w:vertAlign w:val="subscript"/>
        </w:rPr>
        <w:t>extreme</w:t>
      </w:r>
      <w:r>
        <w:rPr>
          <w:i/>
          <w:iCs/>
        </w:rPr>
        <w:t>(</w:t>
      </w:r>
      <w:r>
        <w:rPr>
          <w:b/>
          <w:bCs/>
          <w:i/>
          <w:iCs/>
        </w:rPr>
        <w:t>X</w:t>
      </w:r>
      <w:r>
        <w:rPr>
          <w:i/>
          <w:iCs/>
        </w:rPr>
        <w:t>),</w:t>
      </w:r>
    </w:p>
    <w:p w14:paraId="00000050" w14:textId="77777777" w:rsidR="00D14182" w:rsidRDefault="00000000">
      <w:pPr>
        <w:spacing w:after="120"/>
        <w:jc w:val="both"/>
      </w:pPr>
      <w:r>
        <w:t>where y is predicted monthly CWS, f</w:t>
      </w:r>
      <w:r>
        <w:rPr>
          <w:vertAlign w:val="subscript"/>
        </w:rPr>
        <w:t>global</w:t>
      </w:r>
      <w:r>
        <w:t xml:space="preserve"> represents the global background relationship learned from pooled data, f</w:t>
      </w:r>
      <w:r>
        <w:rPr>
          <w:vertAlign w:val="subscript"/>
        </w:rPr>
        <w:t>regional</w:t>
      </w:r>
      <w:r>
        <w:t xml:space="preserve"> captures region-specific deviations from this global baseline, and f</w:t>
      </w:r>
      <w:r>
        <w:rPr>
          <w:vertAlign w:val="subscript"/>
        </w:rPr>
        <w:t>extreme</w:t>
      </w:r>
      <w:r>
        <w:t xml:space="preserve"> provides targeted correction for rare high-error cases. Rather than training each layer on the raw target, each subsequent layer learns residual variation not explained by the preceding layer. This residual-learning design prevents redundant learning and allows each layer to focus on the variation left unexplained by the previous layer, from broad region-specific deviations to rare and difficult-to-predict high-error cases.</w:t>
      </w:r>
    </w:p>
    <w:p w14:paraId="00000051" w14:textId="77777777" w:rsidR="00D14182" w:rsidRDefault="00000000">
      <w:pPr>
        <w:spacing w:after="120"/>
        <w:jc w:val="both"/>
      </w:pPr>
      <w:r>
        <w:rPr>
          <w:b/>
          <w:bCs/>
        </w:rPr>
        <w:t>Global, regional and extreme layers.</w:t>
      </w:r>
      <w:r>
        <w:t xml:space="preserve"> The Global layer provides the common predictive backbone of HARM. It is trained on pooled observations from all eligible grid cells and is intended to learn globally transferable relationships between environmental conditions, crop presence and monthly CWS. For each crop category, we trained crop-specific XGBoost-based models </w:t>
      </w:r>
      <w:r>
        <w:rPr>
          <w:vertAlign w:val="superscript"/>
        </w:rPr>
        <w:t>37</w:t>
      </w:r>
      <w:r>
        <w:t xml:space="preserve"> to generate point predictions and prediction intervals.</w:t>
      </w:r>
    </w:p>
    <w:p w14:paraId="00000052" w14:textId="77777777" w:rsidR="00D14182" w:rsidRDefault="00000000">
      <w:pPr>
        <w:spacing w:after="120"/>
        <w:jc w:val="both"/>
      </w:pPr>
      <w:r>
        <w:t>Because monthly CWS is strongly right-skewed, with many low-stress observations and relatively few severe-stress cases, we applied adaptive weighting to the high-stress tail for crops where it improved out-of-period predictive skill. Each training sample i received weight</w:t>
      </w:r>
    </w:p>
    <w:p w14:paraId="00000053" w14:textId="77777777" w:rsidR="00D14182" w:rsidRDefault="00000000">
      <w:pPr>
        <w:spacing w:before="120" w:after="120"/>
        <w:jc w:val="center"/>
      </w:pPr>
      <w:r>
        <w:rPr>
          <w:i/>
          <w:iCs/>
        </w:rPr>
        <w:lastRenderedPageBreak/>
        <w:t>w</w:t>
      </w:r>
      <w:r>
        <w:rPr>
          <w:i/>
          <w:iCs/>
          <w:vertAlign w:val="subscript"/>
        </w:rPr>
        <w:t>i</w:t>
      </w:r>
      <w:r>
        <w:rPr>
          <w:i/>
          <w:iCs/>
        </w:rPr>
        <w:t xml:space="preserve"> = min(1 + α y</w:t>
      </w:r>
      <w:r>
        <w:rPr>
          <w:i/>
          <w:iCs/>
          <w:vertAlign w:val="subscript"/>
        </w:rPr>
        <w:t>i</w:t>
      </w:r>
      <w:r>
        <w:rPr>
          <w:i/>
          <w:iCs/>
        </w:rPr>
        <w:t>/Q</w:t>
      </w:r>
      <w:r>
        <w:rPr>
          <w:i/>
          <w:iCs/>
          <w:vertAlign w:val="subscript"/>
        </w:rPr>
        <w:t>90</w:t>
      </w:r>
      <w:r>
        <w:rPr>
          <w:i/>
          <w:iCs/>
        </w:rPr>
        <w:t>(y</w:t>
      </w:r>
      <w:r>
        <w:rPr>
          <w:i/>
          <w:iCs/>
          <w:vertAlign w:val="superscript"/>
        </w:rPr>
        <w:t>+</w:t>
      </w:r>
      <w:r>
        <w:rPr>
          <w:i/>
          <w:iCs/>
        </w:rPr>
        <w:t>), w</w:t>
      </w:r>
      <w:r>
        <w:rPr>
          <w:i/>
          <w:iCs/>
          <w:vertAlign w:val="subscript"/>
        </w:rPr>
        <w:t>max</w:t>
      </w:r>
      <w:r>
        <w:rPr>
          <w:i/>
          <w:iCs/>
        </w:rPr>
        <w:t>),</w:t>
      </w:r>
    </w:p>
    <w:p w14:paraId="00000054" w14:textId="77777777" w:rsidR="00D14182" w:rsidRDefault="00000000">
      <w:pPr>
        <w:spacing w:after="120"/>
        <w:jc w:val="both"/>
      </w:pPr>
      <w:r>
        <w:t>where y</w:t>
      </w:r>
      <w:r>
        <w:rPr>
          <w:vertAlign w:val="subscript"/>
        </w:rPr>
        <w:t>i</w:t>
      </w:r>
      <w:r>
        <w:t xml:space="preserve"> is the observed CWS, Q</w:t>
      </w:r>
      <w:r>
        <w:rPr>
          <w:vertAlign w:val="subscript"/>
        </w:rPr>
        <w:t>90</w:t>
      </w:r>
      <w:r>
        <w:t>(y</w:t>
      </w:r>
      <w:r>
        <w:rPr>
          <w:vertAlign w:val="superscript"/>
        </w:rPr>
        <w:t>+</w:t>
      </w:r>
      <w:r>
        <w:t>) is the 90th percentile of positive observations, α controls the weighting intensity, and w</w:t>
      </w:r>
      <w:r>
        <w:rPr>
          <w:vertAlign w:val="subscript"/>
        </w:rPr>
        <w:t>max</w:t>
      </w:r>
      <w:r>
        <w:t xml:space="preserve"> prevents extreme outliers from dominating training. Detailed crop-specific weighting choices and optimisation settings are provided in Supplementary Methods S3.</w:t>
      </w:r>
    </w:p>
    <w:p w14:paraId="00000055" w14:textId="77777777" w:rsidR="00D14182" w:rsidRDefault="00000000">
      <w:pPr>
        <w:spacing w:after="120"/>
        <w:jc w:val="both"/>
      </w:pPr>
      <w:r>
        <w:t xml:space="preserve">The Regional layer corrects systematic residual structure that remains after the global prediction. Such residual biases arise because crop–environment relationships differ across climate zones owing to variation in thermal regime, moisture limitation, irrigation intensity, management practices and crop calendars. To capture these structured departures from the global baseline, the regional layer is trained on residuals from the global layer rather than on the raw target. For most crops, regionalization was based on the intersection of three thermal-zone classes and three moisture-stress classes from the FAO Agro-Ecological Zone framework </w:t>
      </w:r>
      <w:r>
        <w:rPr>
          <w:vertAlign w:val="superscript"/>
        </w:rPr>
        <w:t>47</w:t>
      </w:r>
      <w:r>
        <w:t xml:space="preserve">, yielding up to nine agro-climatic regions. For wheat and maize, which span especially diverse growing environments, we instead used a finer 30-class Köppen–Geiger climate classification </w:t>
      </w:r>
      <w:r>
        <w:rPr>
          <w:vertAlign w:val="superscript"/>
        </w:rPr>
        <w:t>48</w:t>
      </w:r>
      <w:r>
        <w:t xml:space="preserve"> to better resolve heterogeneous crop–climate relationships. The regional labels were used only to partition the training and prediction domains and were not included as predictor variables. Regional models therefore learn structured residual deviations within each climate domain while allowing HARM to retain the statistical power of pooled global training. Regional corrections were retained only when they produced meaningful validation improvements relative to the global-only alternative. Full zone definitions, regional training rules and crop-specific regionalization choices are provided in Supplementary Methods S4.</w:t>
      </w:r>
    </w:p>
    <w:p w14:paraId="00000056" w14:textId="77777777" w:rsidR="00D14182" w:rsidRDefault="00000000">
      <w:pPr>
        <w:spacing w:after="120"/>
        <w:jc w:val="both"/>
      </w:pPr>
      <w:r>
        <w:t>The Extreme layer targets rare cases with large residual errors that remain after global and regional correction. These cases are uncommon in the training distribution but contribute disproportionately to aggregate stress and to the most policy-relevant episodes of severe water stress. The extreme layer uses a detector–corrector structure within each climate region to improve performance in this regime. First, a classifier estimates the probability that a sample belongs to the extreme residual tail after the global and regional layers have been applied. Second, a correction model is trained only on these extreme cases. The final adjustment is then applied using a soft weighting,</w:t>
      </w:r>
    </w:p>
    <w:p w14:paraId="00000057" w14:textId="77777777" w:rsidR="00D14182" w:rsidRDefault="00000000">
      <w:pPr>
        <w:spacing w:before="120" w:after="120"/>
        <w:jc w:val="center"/>
      </w:pPr>
      <w:r>
        <w:rPr>
          <w:i/>
          <w:iCs/>
        </w:rPr>
        <w:t>f</w:t>
      </w:r>
      <w:r>
        <w:rPr>
          <w:i/>
          <w:iCs/>
          <w:vertAlign w:val="subscript"/>
        </w:rPr>
        <w:t>extreme</w:t>
      </w:r>
      <w:r>
        <w:rPr>
          <w:i/>
          <w:iCs/>
        </w:rPr>
        <w:t>(</w:t>
      </w:r>
      <w:r>
        <w:rPr>
          <w:b/>
          <w:bCs/>
          <w:i/>
          <w:iCs/>
        </w:rPr>
        <w:t>X</w:t>
      </w:r>
      <w:r>
        <w:rPr>
          <w:i/>
          <w:iCs/>
        </w:rPr>
        <w:t>) = P(extreme|</w:t>
      </w:r>
      <w:r>
        <w:rPr>
          <w:b/>
          <w:bCs/>
          <w:i/>
          <w:iCs/>
        </w:rPr>
        <w:t>X</w:t>
      </w:r>
      <w:r>
        <w:rPr>
          <w:i/>
          <w:iCs/>
        </w:rPr>
        <w:t>) × g</w:t>
      </w:r>
      <w:r>
        <w:rPr>
          <w:i/>
          <w:iCs/>
          <w:vertAlign w:val="subscript"/>
        </w:rPr>
        <w:t>corrector</w:t>
      </w:r>
      <w:r>
        <w:rPr>
          <w:i/>
          <w:iCs/>
        </w:rPr>
        <w:t>(</w:t>
      </w:r>
      <w:r>
        <w:rPr>
          <w:b/>
          <w:bCs/>
          <w:i/>
          <w:iCs/>
        </w:rPr>
        <w:t>X</w:t>
      </w:r>
      <w:r>
        <w:rPr>
          <w:i/>
          <w:iCs/>
        </w:rPr>
        <w:t>),</w:t>
      </w:r>
    </w:p>
    <w:p w14:paraId="00000058" w14:textId="77777777" w:rsidR="00D14182" w:rsidRDefault="00000000">
      <w:pPr>
        <w:spacing w:after="120"/>
        <w:jc w:val="both"/>
      </w:pPr>
      <w:r>
        <w:t>where P(extreme|</w:t>
      </w:r>
      <w:r>
        <w:rPr>
          <w:b/>
          <w:bCs/>
        </w:rPr>
        <w:t>X</w:t>
      </w:r>
      <w:r>
        <w:t>) is the predicted probability of belonging to the extreme residual class and g</w:t>
      </w:r>
      <w:r>
        <w:rPr>
          <w:vertAlign w:val="subscript"/>
        </w:rPr>
        <w:t>corrector</w:t>
      </w:r>
      <w:r>
        <w:t>(</w:t>
      </w:r>
      <w:r>
        <w:rPr>
          <w:b/>
          <w:bCs/>
        </w:rPr>
        <w:t>X</w:t>
      </w:r>
      <w:r>
        <w:t>) is the residual correction estimated from extreme samples. This probabilistic correction avoids discontinuities at hard classification thresholds and concentrates model capacity on severe underestimation cases while limiting unnecessary correction for the bulk of observations. Extreme-layer adoption criteria and crop-specific settings are reported in Supplementary Methods S5.</w:t>
      </w:r>
    </w:p>
    <w:p w14:paraId="00000059" w14:textId="77777777" w:rsidR="00D14182" w:rsidRDefault="00000000">
      <w:pPr>
        <w:spacing w:after="120"/>
        <w:jc w:val="both"/>
      </w:pPr>
      <w:r>
        <w:lastRenderedPageBreak/>
        <w:t>HARM provides prediction intervals through quantile-based models at the active layers. Lower, median, and upper conditional predictions are combined across layers to characterize uncertainty in monthly CWS. This quantile-based design is well suited to the heavy-tailed and asymmetric distributions typical of water-stress data. An overview of the full HARM workflow is provided in Supplementary Fig.3.</w:t>
      </w:r>
    </w:p>
    <w:p w14:paraId="0000005A" w14:textId="77777777" w:rsidR="00D14182" w:rsidRDefault="00000000">
      <w:pPr>
        <w:spacing w:after="120"/>
        <w:jc w:val="both"/>
      </w:pPr>
      <w:r>
        <w:rPr>
          <w:b/>
          <w:bCs/>
        </w:rPr>
        <w:t>Training strategy and cross-validation.</w:t>
      </w:r>
      <w:r>
        <w:t xml:space="preserve"> Model development followed a two-stage temporal strategy. In the first stage, HARM was trained on data from 2000–2016 and evaluated on held-out 2017–2018 observations to assess out-of-period generalization and to determine crop-specific modelling choices, including the use of tail weighting and the retention of regional and extreme corrections. In the second stage, the selected model configuration for each crop was retrained on the full 2000–2018 period and then used to predict monthly CWS for 2019–2024.</w:t>
      </w:r>
    </w:p>
    <w:p w14:paraId="0000005B" w14:textId="77777777" w:rsidR="00D14182" w:rsidRDefault="00000000">
      <w:pPr>
        <w:spacing w:after="120"/>
        <w:jc w:val="both"/>
      </w:pPr>
      <w:r>
        <w:t>We trained 27 crop-specific HARM models corresponding to the 27 crop categories used throughout the study. These categories jointly represent approximately 95% of global crop water stress. Models were trained separately for each crop because even agronomically related crops may differ substantially in their seasonal timing, environmental response and spatial distribution of irrigation-related stress.</w:t>
      </w:r>
    </w:p>
    <w:p w14:paraId="0000005C" w14:textId="77777777" w:rsidR="00D14182" w:rsidRDefault="00000000">
      <w:pPr>
        <w:spacing w:after="120"/>
        <w:jc w:val="both"/>
      </w:pPr>
      <w:r>
        <w:t>To ensure robustness across both time and space, we used nested temporal–spatial cross-validation. For the temporal dimension, forward-chaining splits were constructed so that all validation windows occurred after the training windows, thereby preventing leakage of future information. For the spatial dimension, grid cells were aggregated into 50-km blocks and assigned common group identifiers; spatial GroupKFold then ensured that neighbouring cells were kept together in either training or validation sets. This design reduces overoptimistic skill estimates arising from local spatial autocorrelation and forces the model to learn relationships that transfer across regions.</w:t>
      </w:r>
    </w:p>
    <w:p w14:paraId="0000005D" w14:textId="77777777" w:rsidR="00D14182" w:rsidRDefault="00000000">
      <w:pPr>
        <w:spacing w:after="120"/>
        <w:jc w:val="both"/>
      </w:pPr>
      <w:r>
        <w:rPr>
          <w:b/>
          <w:bCs/>
        </w:rPr>
        <w:t>Predictions and model evaluation.</w:t>
      </w:r>
      <w:r>
        <w:t xml:space="preserve"> Predictions for 2019–2024 were spatially constrained using two complementary filters. First, a crop-specific irrigated-area mask based on SPAM2020 </w:t>
      </w:r>
      <w:r>
        <w:rPr>
          <w:vertAlign w:val="superscript"/>
        </w:rPr>
        <w:t>49</w:t>
      </w:r>
      <w:r>
        <w:t xml:space="preserve"> retained only grid cells with non-zero irrigated harvested area. Second, a historical monthly occurrence mask retained only grid-cell–month combinations observed during 2013–2018. These filters exclude non-agricultural land and reduce predictions in implausible locations or seasons. Model performance was evaluated at multiple aggregation levels to reflect the scales relevant to both physical prediction and subsequent MRIO integration. For each crop, we computed R</w:t>
      </w:r>
      <w:r>
        <w:rPr>
          <w:vertAlign w:val="superscript"/>
        </w:rPr>
        <w:t>2</w:t>
      </w:r>
      <w:r>
        <w:t xml:space="preserve"> and normalized root mean square error (NRMSE) at four aggregation levels: monthly grid, yearly grid, monthly country, and yearly country. Country-level data were aggregated from grid cells using the Natural Earth 1:10m administrative boundaries; 156 countries containing valid grid cells with crop water stress were therefore reported. The evaluation also included country-ranking consistency against FAOSTAT production statistics, consistency in monthly seasonality, and uncertainty diagnostics based on prediction interval coverage probability (PICP) at the nominal </w:t>
      </w:r>
      <w:r>
        <w:lastRenderedPageBreak/>
        <w:t>80% level. Detailed metric definitions, aggregation rules, uncertainty diagnostics, and external comparisons are provided in Supplementary Methods S6.</w:t>
      </w:r>
    </w:p>
    <w:p w14:paraId="0000005E" w14:textId="77777777" w:rsidR="00D14182" w:rsidRDefault="00000000">
      <w:pPr>
        <w:spacing w:before="240" w:after="60"/>
      </w:pPr>
      <w:r>
        <w:rPr>
          <w:b/>
          <w:bCs/>
          <w:i/>
          <w:iCs/>
        </w:rPr>
        <w:t>Linking CWS predictions to GLORIA-based MRIO analysis</w:t>
      </w:r>
    </w:p>
    <w:p w14:paraId="0000005F" w14:textId="77777777" w:rsidR="00D14182" w:rsidRDefault="00000000">
      <w:pPr>
        <w:spacing w:after="120"/>
        <w:jc w:val="both"/>
      </w:pPr>
      <w:r>
        <w:t xml:space="preserve">To analyse how crop water stress propagates through supply chains and international trade, we linked the CWS dataset to a global environmentally extended multi-regional input–output (MRIO) system. We used Release 060 of the GLORIA global environmentally-extended MRIO database </w:t>
      </w:r>
      <w:r>
        <w:rPr>
          <w:vertAlign w:val="superscript"/>
        </w:rPr>
        <w:t>14</w:t>
      </w:r>
      <w:r>
        <w:t xml:space="preserve">, constructed in the Global MRIO Lab </w:t>
      </w:r>
      <w:r>
        <w:rPr>
          <w:vertAlign w:val="superscript"/>
        </w:rPr>
        <w:t>50</w:t>
      </w:r>
      <w:r>
        <w:t>, which provides annual multi-region supply-use tables for 164 regions (160 individual countries and four rest-of-world aggregates) with 120 sectors per region. We first derived an industry-by-industry representation from the GLORIA supply-use system and then used it as the economic backbone for tracing crop-related water stress through production, trade, and final demand. Full database and conversion details are provided in Supplementary Methods S8.1.</w:t>
      </w:r>
    </w:p>
    <w:p w14:paraId="00000060" w14:textId="77777777" w:rsidR="00D14182" w:rsidRDefault="00000000">
      <w:pPr>
        <w:spacing w:after="120"/>
        <w:jc w:val="both"/>
      </w:pPr>
      <w:r>
        <w:rPr>
          <w:b/>
          <w:bCs/>
        </w:rPr>
        <w:t>Crop-to-sector mapping and extended satellite construction.</w:t>
      </w:r>
      <w:r>
        <w:t xml:space="preserve"> Because the CWS dataset resolves production into 27 crop categories whereas GLORIA represents crop production using 14 crop-growing sectors, we first harmonized the two systems through a concordance from 27 CWS categories to 14 GLORIA crop-growing sectors. Twenty-four categories mapped directly to individual GLORIA sectors, whereas three composite categories (Other annual crops, Perennial deciduous crops, and Perennial evergreen crops) were disaggregated using country-specific allocation weights derived from a finer 175-crop water-stress dataset. These weights were constructed to preserve national total water stress while aligning the physical crop-based CWS estimates with the coarser sectoral structure required for MRIO analysis. The resulting allocation was temporally stable, and alternative weighting schemes produced highly similar sectoral totals. Full concordance rules, robustness checks, and weighting details are provided in Supplementary Methods S7.</w:t>
      </w:r>
    </w:p>
    <w:p w14:paraId="00000061" w14:textId="77777777" w:rsidR="00D14182" w:rsidRDefault="00000000">
      <w:pPr>
        <w:spacing w:after="120"/>
        <w:jc w:val="both"/>
      </w:pPr>
      <w:r>
        <w:t>We then harmonized country identifiers across datasets and assigned countries not separately represented in GLORIA to the corresponding rest-of-world regions. Monthly grid-level CWS predictions were aggregated to annual country-by-crop totals, mapped to the 14 GLORIA crop-growing sectors, and converted from m³ to million m³ world-equivalent to match the GLORIA agricultural water stress satellite account's units</w:t>
      </w:r>
      <w:r>
        <w:rPr>
          <w:vertAlign w:val="superscript"/>
        </w:rPr>
        <w:t>13</w:t>
      </w:r>
      <w:r>
        <w:t xml:space="preserve">. These independently constructed values were then integrated into GLORIA through an extended satellite approach. Specifically, we replaced the crop-growing component of the agricultural water-stress satellite with the reconstructed CWS estimates for the 14 crop-growing sectors, retained GLORIA-based values for the six remaining agriculture-related sectors (seeds and plant propagation; raising of cattle, sheep and goats, swine, poultry, and other animals and related services), and set non-agricultural sectors to zero in the hybrid satellite used for the attribution framework. This extension preserves the agricultural accounting structure of GLORIA while replacing the crop-growing component with estimates that are crop-resolved, scarcity-weighted, and responsive to interannual environmental variation. </w:t>
      </w:r>
      <w:r>
        <w:lastRenderedPageBreak/>
        <w:t>Because the hybrid satellite additionally retains GLORIA's six non-crop agriculture sectors, the resulting global MRIO total (about 38.4 trillion m³ world-eq in 2024) exceeds the crop-only total of the gridded reconstruction (about 37 trillion m³ world-eq in 2024); this difference corresponds to the retained agriculture sectors, dominated by livestock. Further details are provided in Supplementary Methods S6.8 and S8.2.</w:t>
      </w:r>
    </w:p>
    <w:p w14:paraId="00000062" w14:textId="77777777" w:rsidR="00D14182" w:rsidRDefault="00000000">
      <w:pPr>
        <w:spacing w:after="120"/>
        <w:jc w:val="both"/>
      </w:pPr>
      <w:r>
        <w:rPr>
          <w:b/>
          <w:bCs/>
        </w:rPr>
        <w:t>Double-counting-free MRIO attribution.</w:t>
      </w:r>
      <w:r>
        <w:t xml:space="preserve"> Standard MRIO analysis primarily distinguishes production-based and consumption-based perspectives. To attribute crop water stress to intermediate supply-chain stages without double counting, we applied the supply chain impact mapping (SCIM) framework </w:t>
      </w:r>
      <w:r>
        <w:rPr>
          <w:vertAlign w:val="superscript"/>
        </w:rPr>
        <w:t>19,21,22</w:t>
      </w:r>
      <w:r>
        <w:t xml:space="preserve"> to the extended GLORIA system. This framework adds an intermediate attribution perspective between production and final consumption by partitioning the global economy into a target economy and a non-target economy. In this study, we defined 43 GLORIA target sectors spanning crop production, livestock, food processing, textiles, biochemicals, plastics, and other biomass-based products (e.g., tobacco), and applied the attribution framework across all 164 GLORIA regions. Within this framework, CWS is assigned to the target sector whose output depends on the underlying crop input. Thus, if crop outputs are used to produce meat, textiles, or bio-based chemicals, the associated CWS is attributed to those produced goods rather than remaining only in crop production.</w:t>
      </w:r>
    </w:p>
    <w:p w14:paraId="00000063" w14:textId="77777777" w:rsidR="00D14182" w:rsidRDefault="00000000">
      <w:pPr>
        <w:spacing w:after="120"/>
        <w:jc w:val="both"/>
      </w:pPr>
      <w:r>
        <w:t>The framework distinguishes between direct and indirect consumption of target-attributed impacts. Direct consumption refers to target-sector outputs directly consumed by the final demand, such as food or textiles via retail. Indirect consumption represents target-sector outputs that supply non-target sectors before reaching final demand, such as food consumed via restaurants and canteens, textiles in furniture, or biofuels in transportation. Once a pathway leaves the target economy, it is traced only through non-target sectors; if it re-enters another target sector, the associated stress is excluded from the indirect path and instead attributed to that target sector's own direct component to prevent double counting. In this way, each unit of CWS is assigned uniquely within the multi-stage supply-chain system while the sum of all attributed impacts remains consistent with the standard Leontief total. Full mathematical notation, decomposition rules, and implementation details are provided in Supplementary Methods S8.</w:t>
      </w:r>
    </w:p>
    <w:p w14:paraId="00000064" w14:textId="77777777" w:rsidR="00D14182" w:rsidRDefault="00000000">
      <w:pPr>
        <w:spacing w:after="120"/>
        <w:jc w:val="both"/>
      </w:pPr>
      <w:r>
        <w:rPr>
          <w:b/>
          <w:bCs/>
        </w:rPr>
        <w:t>Global supply chain mapping.</w:t>
      </w:r>
      <w:r>
        <w:t xml:space="preserve"> For each year from 1995 to 2024, we constructed a six-dimensional impact array with dimensions 164 × 120 × 43 × 120 × 164 × 2. The first dimension represents the producing regions in which irrigated agricultural water stress occurs. The second dimension corresponds to the producing sectors responsible for that stress. Although the full GLORIA 120-sector list is used in the computation, only the 20 agricultural sectors (sectors 0–19) carry non-zero crop water stress in the extended satellite; the remaining 100 sectors are structurally zero in this dimension. The third dimension represents the 43 target sectors through which the stress is uniquely attributed in the double-counting-free framework. The fourth dimension records the </w:t>
      </w:r>
      <w:r>
        <w:lastRenderedPageBreak/>
        <w:t>final-supply sectors through which flows reach final demand. The fifth dimension corresponds to the final-demand regions in which consumption occurs. The sixth dimension distinguishes direct and indirect components of the attributed impact.</w:t>
      </w:r>
    </w:p>
    <w:p w14:paraId="00000065" w14:textId="77777777" w:rsidR="00D14182" w:rsidRDefault="00000000">
      <w:pPr>
        <w:spacing w:after="120"/>
        <w:jc w:val="both"/>
      </w:pPr>
      <w:r>
        <w:t>This structure allows us to retain the full region-to-region and sector-to-sector detail of the underlying MRIO system while uniquely attributing each unit of crop water stress to one target-sector pathway. Summing the six-dimensional impact array over all dimensions recovers the standard Leontief total implied by the extended satellite, while selected summations yield production-based, consumption-based, trade-embodied, and target-sector-based perspectives on the global crop water stress.</w:t>
      </w:r>
    </w:p>
    <w:p w14:paraId="00000066" w14:textId="77777777" w:rsidR="00D14182" w:rsidRDefault="00000000">
      <w:pPr>
        <w:spacing w:after="120"/>
        <w:jc w:val="both"/>
      </w:pPr>
      <w:r>
        <w:t>For interpretation in the Results, we then applied two post hoc reporting aggregations. First, the 43 target sectors were aggregated into 12 reported goods groups: Cereals, Rice, Vegetables, Fruits &amp; nuts, Oil products, Sugar &amp; chocolate, Beverages, Fibre &amp; textile, Meat &amp; fish, Dairy, Other agri-food products, and Biochemicals. These 12 goods groups constitute the produced biomass goods referred to throughout the Results and Discussion. Second, the 164 GLORIA regions were aggregated into 11 reporting groups, with China, India, the United States, Egypt, Iran, and Pakistan reported separately due to their high contribution in water stress and the remaining regions combined into five broader regional clusters. These reporting aggregations were applied only after the full MRIO attribution had been computed and did not affect the underlying double-counting-free calculation itself.</w:t>
      </w:r>
    </w:p>
    <w:p w14:paraId="00000067" w14:textId="77777777" w:rsidR="00D14182" w:rsidRDefault="00000000">
      <w:pPr>
        <w:spacing w:after="120"/>
        <w:jc w:val="both"/>
      </w:pPr>
      <w:r>
        <w:t>These aggregated outputs were used to quantify production-based and consumption-based crop water stress, domestic and trade-embodied stress, import dependence, regional net trade balances, and the composition of full supply-chain impacts across major goods groups. This structure makes it possible to analyse not only where CWS physically occurs, but also which sectors and consuming regions ultimately drive it.</w:t>
      </w:r>
    </w:p>
    <w:p w14:paraId="00000068" w14:textId="77777777" w:rsidR="00D14182" w:rsidRDefault="00000000">
      <w:pPr>
        <w:spacing w:before="360" w:after="120"/>
      </w:pPr>
      <w:r>
        <w:rPr>
          <w:b/>
          <w:bCs/>
          <w:sz w:val="28"/>
          <w:szCs w:val="28"/>
        </w:rPr>
        <w:t>Data availability</w:t>
      </w:r>
    </w:p>
    <w:p w14:paraId="0BA02A42" w14:textId="6CF15B4D" w:rsidR="00CA7A6F" w:rsidRPr="00CA7A6F" w:rsidRDefault="00000000">
      <w:pPr>
        <w:spacing w:after="120"/>
        <w:jc w:val="both"/>
        <w:rPr>
          <w:lang w:val="en-US"/>
        </w:rPr>
      </w:pPr>
      <w:r>
        <w:t xml:space="preserve">The </w:t>
      </w:r>
      <w:r w:rsidR="00CA7A6F">
        <w:t>global</w:t>
      </w:r>
      <w:r>
        <w:t xml:space="preserve"> crop</w:t>
      </w:r>
      <w:r w:rsidR="00CA7A6F">
        <w:t>-specific</w:t>
      </w:r>
      <w:r>
        <w:t xml:space="preserve"> water stress dataset</w:t>
      </w:r>
      <w:r w:rsidR="00CA7A6F">
        <w:rPr>
          <w:rFonts w:hint="eastAsia"/>
        </w:rPr>
        <w:t xml:space="preserve"> is</w:t>
      </w:r>
      <w:r w:rsidR="00CA7A6F">
        <w:rPr>
          <w:lang w:val="en-US"/>
        </w:rPr>
        <w:t xml:space="preserve"> archived at</w:t>
      </w:r>
      <w:r w:rsidR="00F76AC7">
        <w:rPr>
          <w:rFonts w:hint="eastAsia"/>
          <w:lang w:val="en-US"/>
        </w:rPr>
        <w:t xml:space="preserve"> </w:t>
      </w:r>
      <w:r w:rsidR="00F76AC7">
        <w:rPr>
          <w:rFonts w:ascii="Helvetica" w:hAnsi="Helvetica"/>
          <w:b/>
          <w:bCs/>
          <w:sz w:val="20"/>
          <w:szCs w:val="20"/>
          <w:shd w:val="clear" w:color="auto" w:fill="FFFFFF"/>
        </w:rPr>
        <w:t>10.5281/zenodo.20687998</w:t>
      </w:r>
      <w:r w:rsidR="00CA7A6F">
        <w:rPr>
          <w:lang w:val="en-US"/>
        </w:rPr>
        <w:t xml:space="preserve">. </w:t>
      </w:r>
    </w:p>
    <w:p w14:paraId="01E6C6C8" w14:textId="4B5F9177" w:rsidR="00CA7A6F" w:rsidRPr="00CA7A6F" w:rsidRDefault="00CA7A6F">
      <w:pPr>
        <w:spacing w:after="120"/>
        <w:jc w:val="both"/>
        <w:rPr>
          <w:lang w:val="en-US"/>
        </w:rPr>
      </w:pPr>
      <w:r>
        <w:t>The MRIO-based attribution results are available at</w:t>
      </w:r>
      <w:r w:rsidR="003507A8">
        <w:t>[zenodo]</w:t>
      </w:r>
      <w:r>
        <w:t xml:space="preserve">. </w:t>
      </w:r>
    </w:p>
    <w:p w14:paraId="00000069" w14:textId="579DB1BA" w:rsidR="00D14182" w:rsidRDefault="00CA7A6F">
      <w:pPr>
        <w:spacing w:after="120"/>
        <w:jc w:val="both"/>
      </w:pPr>
      <w:r>
        <w:t xml:space="preserve">An interactive web application for exploring the crop water stress dataset is available at </w:t>
      </w:r>
      <w:hyperlink r:id="rId15" w:history="1">
        <w:r>
          <w:rPr>
            <w:rStyle w:val="Hyperlink"/>
          </w:rPr>
          <w:t>https://fayesworkmail.users.earthengine.app/view/irrigated-crop-water-stress-for-test-only</w:t>
        </w:r>
      </w:hyperlink>
      <w:r>
        <w:t xml:space="preserve">. GLORIA v060 is available from </w:t>
      </w:r>
      <w:hyperlink r:id="rId16" w:history="1">
        <w:r w:rsidRPr="001C09B1">
          <w:rPr>
            <w:rStyle w:val="Hyperlink"/>
          </w:rPr>
          <w:t>https://ielab.info/resources/gloria</w:t>
        </w:r>
      </w:hyperlink>
      <w:r>
        <w:t xml:space="preserve">.The ACEA blue-water footprint simulations are available from </w:t>
      </w:r>
      <w:r>
        <w:rPr>
          <w:vertAlign w:val="superscript"/>
        </w:rPr>
        <w:t>20</w:t>
      </w:r>
      <w:r>
        <w:t xml:space="preserve">. AWARE characterization factors are available from WULCA (https://wulca-waterlca.org). ERA5-Land monthly data are available from the Copernicus Climate Data Store. MOD13C2 vegetation indices are available from NASA LP DAAC. CROPGRIDS is available from </w:t>
      </w:r>
      <w:r>
        <w:rPr>
          <w:vertAlign w:val="superscript"/>
        </w:rPr>
        <w:t>44</w:t>
      </w:r>
      <w:r>
        <w:t>. LUH2-GCB2025 is available from https://luh.umd.edu. FAOSTAT data are available from https://www.fao.org/faostat.</w:t>
      </w:r>
    </w:p>
    <w:p w14:paraId="0000006A" w14:textId="77777777" w:rsidR="00D14182" w:rsidRDefault="00000000">
      <w:pPr>
        <w:spacing w:before="360" w:after="120"/>
      </w:pPr>
      <w:r>
        <w:rPr>
          <w:b/>
          <w:bCs/>
          <w:sz w:val="28"/>
          <w:szCs w:val="28"/>
        </w:rPr>
        <w:lastRenderedPageBreak/>
        <w:t>Code availability</w:t>
      </w:r>
    </w:p>
    <w:p w14:paraId="0000006B" w14:textId="77777777" w:rsidR="00D14182" w:rsidRDefault="00000000">
      <w:pPr>
        <w:spacing w:after="120"/>
        <w:jc w:val="both"/>
      </w:pPr>
      <w:r>
        <w:t>All code used in this study, including data acquisition, preprocessing, HARM model training, crop water stress reconstruction, and GLORIA MRIO attribution, is available at https://github.com/[user]/[repo] under an open-source licence.</w:t>
      </w:r>
    </w:p>
    <w:p w14:paraId="0000006C" w14:textId="77777777" w:rsidR="00D14182" w:rsidRDefault="00000000">
      <w:pPr>
        <w:spacing w:before="360" w:after="120"/>
      </w:pPr>
      <w:r>
        <w:rPr>
          <w:b/>
          <w:bCs/>
          <w:sz w:val="28"/>
          <w:szCs w:val="28"/>
        </w:rPr>
        <w:t>Acknowledgements</w:t>
      </w:r>
    </w:p>
    <w:p w14:paraId="0000006D" w14:textId="172DBCED" w:rsidR="00D14182" w:rsidRDefault="00000000">
      <w:pPr>
        <w:spacing w:after="120"/>
        <w:jc w:val="both"/>
      </w:pPr>
      <w:r>
        <w:t>We thank the developers of GLORIA, ACEA and AWARE for making their products openly available. [</w:t>
      </w:r>
      <w:r w:rsidR="003507A8">
        <w:t>to be added</w:t>
      </w:r>
      <w:r>
        <w:t>.]</w:t>
      </w:r>
    </w:p>
    <w:p w14:paraId="0000006E" w14:textId="77777777" w:rsidR="00D14182" w:rsidRDefault="00000000">
      <w:pPr>
        <w:spacing w:before="360" w:after="120"/>
      </w:pPr>
      <w:r>
        <w:rPr>
          <w:b/>
          <w:bCs/>
          <w:sz w:val="28"/>
          <w:szCs w:val="28"/>
        </w:rPr>
        <w:t>Declarations</w:t>
      </w:r>
    </w:p>
    <w:p w14:paraId="0000006F" w14:textId="77777777" w:rsidR="00D14182" w:rsidRDefault="00000000">
      <w:pPr>
        <w:spacing w:after="120"/>
        <w:jc w:val="both"/>
      </w:pPr>
      <w:r>
        <w:rPr>
          <w:b/>
          <w:bCs/>
        </w:rPr>
        <w:t>Funding.</w:t>
      </w:r>
      <w:r>
        <w:t xml:space="preserve"> [Funding statement to be added.]</w:t>
      </w:r>
    </w:p>
    <w:p w14:paraId="00000070" w14:textId="77777777" w:rsidR="00D14182" w:rsidRDefault="00000000">
      <w:pPr>
        <w:spacing w:after="120"/>
        <w:jc w:val="both"/>
      </w:pPr>
      <w:r>
        <w:rPr>
          <w:b/>
          <w:bCs/>
        </w:rPr>
        <w:t>Competing interests.</w:t>
      </w:r>
      <w:r>
        <w:t xml:space="preserve"> The authors declare no competing interests.</w:t>
      </w:r>
    </w:p>
    <w:p w14:paraId="00000071" w14:textId="77777777" w:rsidR="00D14182" w:rsidRDefault="00000000">
      <w:pPr>
        <w:spacing w:after="120"/>
        <w:jc w:val="both"/>
      </w:pPr>
      <w:r>
        <w:rPr>
          <w:b/>
          <w:bCs/>
        </w:rPr>
        <w:t>Ethics approval.</w:t>
      </w:r>
      <w:r>
        <w:t xml:space="preserve"> Not applicable.</w:t>
      </w:r>
    </w:p>
    <w:p w14:paraId="00000072" w14:textId="0EF20FF2" w:rsidR="00D14182" w:rsidRDefault="00000000">
      <w:pPr>
        <w:spacing w:after="120"/>
        <w:jc w:val="both"/>
      </w:pPr>
      <w:r>
        <w:rPr>
          <w:b/>
          <w:bCs/>
        </w:rPr>
        <w:t>Author contributions.</w:t>
      </w:r>
      <w:r>
        <w:t xml:space="preserve"> [</w:t>
      </w:r>
      <w:r w:rsidR="003507A8">
        <w:t xml:space="preserve">To be added. </w:t>
      </w:r>
      <w:r>
        <w:t>All authors discussed the results and contributed to the final manuscript.]</w:t>
      </w:r>
    </w:p>
    <w:p w14:paraId="00000073" w14:textId="77777777" w:rsidR="00D14182" w:rsidRDefault="00D14182">
      <w:pPr>
        <w:spacing w:after="120"/>
        <w:jc w:val="both"/>
      </w:pPr>
    </w:p>
    <w:p w14:paraId="00000074" w14:textId="77777777" w:rsidR="00D14182" w:rsidRDefault="00000000">
      <w:pPr>
        <w:spacing w:before="120" w:after="120"/>
        <w:jc w:val="both"/>
      </w:pPr>
      <w:r>
        <w:rPr>
          <w:b/>
          <w:bCs/>
          <w:sz w:val="28"/>
          <w:szCs w:val="28"/>
        </w:rPr>
        <w:t>References</w:t>
      </w:r>
    </w:p>
    <w:p w14:paraId="00000075" w14:textId="77777777" w:rsidR="00D14182" w:rsidRDefault="00000000">
      <w:pPr>
        <w:spacing w:after="60"/>
        <w:ind w:left="397" w:hanging="397"/>
        <w:jc w:val="both"/>
      </w:pPr>
      <w:r>
        <w:rPr>
          <w:sz w:val="22"/>
          <w:szCs w:val="22"/>
        </w:rPr>
        <w:t>1.</w:t>
      </w:r>
      <w:r>
        <w:rPr>
          <w:sz w:val="22"/>
          <w:szCs w:val="22"/>
        </w:rPr>
        <w:tab/>
        <w:t>H.H. Bruyninckx, S. Hellweg, S. Schandl, H. Vidal, B. Razian, H. Nohl, R. Marcos-Martinez, R. West, et al.. Global Resources Outlook 2024: Bend the trend-Pathways to a liveable planet as resource use spikes. United Nations Environment Programme (2024).</w:t>
      </w:r>
    </w:p>
    <w:p w14:paraId="00000076" w14:textId="77777777" w:rsidR="00D14182" w:rsidRDefault="00000000">
      <w:pPr>
        <w:spacing w:after="60"/>
        <w:ind w:left="397" w:hanging="397"/>
        <w:jc w:val="both"/>
      </w:pPr>
      <w:r>
        <w:rPr>
          <w:sz w:val="22"/>
          <w:szCs w:val="22"/>
        </w:rPr>
        <w:t>2.</w:t>
      </w:r>
      <w:r>
        <w:rPr>
          <w:sz w:val="22"/>
          <w:szCs w:val="22"/>
        </w:rPr>
        <w:tab/>
        <w:t>L. Cabernard, S. Pfister, S. Hellweg. Resolved Exiobase version 3 (REX3) [Data set]. Zenodo (2024). https://doi.org/10.5281/zenodo.10354283</w:t>
      </w:r>
    </w:p>
    <w:p w14:paraId="00000077" w14:textId="77777777" w:rsidR="00D14182" w:rsidRDefault="00000000">
      <w:pPr>
        <w:spacing w:after="60"/>
        <w:ind w:left="397" w:hanging="397"/>
        <w:jc w:val="both"/>
      </w:pPr>
      <w:r>
        <w:rPr>
          <w:sz w:val="22"/>
          <w:szCs w:val="22"/>
        </w:rPr>
        <w:t>3.</w:t>
      </w:r>
      <w:r>
        <w:rPr>
          <w:sz w:val="22"/>
          <w:szCs w:val="22"/>
        </w:rPr>
        <w:tab/>
        <w:t>A.V. Pastor, A. Palazzo, P. Havlik, H. Biemans, Y. Wada, M. Obersteiner, P. Kabat, F. Ludwig. The global nexus of food–trade–water sustaining environmental flows by 2050. Nature Sustainability 2, 499–507 (2019).</w:t>
      </w:r>
    </w:p>
    <w:p w14:paraId="00000078" w14:textId="77777777" w:rsidR="00D14182" w:rsidRDefault="00000000">
      <w:pPr>
        <w:spacing w:after="60"/>
        <w:ind w:left="397" w:hanging="397"/>
        <w:jc w:val="both"/>
      </w:pPr>
      <w:r>
        <w:rPr>
          <w:sz w:val="22"/>
          <w:szCs w:val="22"/>
        </w:rPr>
        <w:t>4.</w:t>
      </w:r>
      <w:r>
        <w:rPr>
          <w:sz w:val="22"/>
          <w:szCs w:val="22"/>
        </w:rPr>
        <w:tab/>
        <w:t>S. Pfister, A. Koehler, S. Hellweg. Assessing the environmental impacts of freshwater consumption in LCA. Environmental science &amp; technology 43, 4098–4104 (2009).</w:t>
      </w:r>
    </w:p>
    <w:p w14:paraId="00000079" w14:textId="77777777" w:rsidR="00D14182" w:rsidRDefault="00000000">
      <w:pPr>
        <w:spacing w:after="60"/>
        <w:ind w:left="397" w:hanging="397"/>
        <w:jc w:val="both"/>
      </w:pPr>
      <w:r>
        <w:rPr>
          <w:sz w:val="22"/>
          <w:szCs w:val="22"/>
        </w:rPr>
        <w:t>5.</w:t>
      </w:r>
      <w:r>
        <w:rPr>
          <w:sz w:val="22"/>
          <w:szCs w:val="22"/>
        </w:rPr>
        <w:tab/>
        <w:t>A. Boulay, J. Bare, L. Benini, M. Berger, M.J. Lathuillière, A. Manzardo, M. Margni, M. Motoshita, et al.. The WULCA consensus characterization model for water scarcity footprints: assessing impacts of water consumption based on available water remaining (AWARE). The International Journal of Life Cycle Assessment 23, 368–378 (2018).</w:t>
      </w:r>
    </w:p>
    <w:p w14:paraId="0000007A" w14:textId="77777777" w:rsidR="00D14182" w:rsidRDefault="00000000">
      <w:pPr>
        <w:spacing w:after="60"/>
        <w:ind w:left="397" w:hanging="397"/>
        <w:jc w:val="both"/>
      </w:pPr>
      <w:r>
        <w:rPr>
          <w:sz w:val="22"/>
          <w:szCs w:val="22"/>
        </w:rPr>
        <w:t>6.</w:t>
      </w:r>
      <w:r>
        <w:rPr>
          <w:sz w:val="22"/>
          <w:szCs w:val="22"/>
        </w:rPr>
        <w:tab/>
        <w:t>M.M. Mekonnen, A.Y. Hoekstra. The green, blue and grey water footprint of crops and derived crop products, Value of Water Research Report Series No. 47. UNESCO-IHE, Delft, The Netherlands, 2010.</w:t>
      </w:r>
    </w:p>
    <w:p w14:paraId="0000007B" w14:textId="77777777" w:rsidR="00D14182" w:rsidRDefault="00000000">
      <w:pPr>
        <w:spacing w:after="60"/>
        <w:ind w:left="397" w:hanging="397"/>
        <w:jc w:val="both"/>
      </w:pPr>
      <w:r>
        <w:rPr>
          <w:sz w:val="22"/>
          <w:szCs w:val="22"/>
        </w:rPr>
        <w:t>7.</w:t>
      </w:r>
      <w:r>
        <w:rPr>
          <w:sz w:val="22"/>
          <w:szCs w:val="22"/>
        </w:rPr>
        <w:tab/>
        <w:t>A.Y. Hoekstra, M.M. Mekonnen. The water footprint of humanity. Proceedings of the national academy of sciences 109, 3232–3237 (2012).</w:t>
      </w:r>
    </w:p>
    <w:p w14:paraId="0000007C" w14:textId="77777777" w:rsidR="00D14182" w:rsidRDefault="00000000">
      <w:pPr>
        <w:spacing w:after="60"/>
        <w:ind w:left="397" w:hanging="397"/>
        <w:jc w:val="both"/>
      </w:pPr>
      <w:r>
        <w:rPr>
          <w:sz w:val="22"/>
          <w:szCs w:val="22"/>
        </w:rPr>
        <w:lastRenderedPageBreak/>
        <w:t>8.</w:t>
      </w:r>
      <w:r>
        <w:rPr>
          <w:sz w:val="22"/>
          <w:szCs w:val="22"/>
        </w:rPr>
        <w:tab/>
        <w:t>M. Rodell, J.S. Famiglietti, D.N. Wiese, J. Reager, H.K. Beaudoing, F.W. Landerer, M. Lo. Emerging trends in global freshwater availability. Nature 557, 651–659 (2018).</w:t>
      </w:r>
    </w:p>
    <w:p w14:paraId="0000007D" w14:textId="77777777" w:rsidR="00D14182" w:rsidRDefault="00000000">
      <w:pPr>
        <w:spacing w:after="60"/>
        <w:ind w:left="397" w:hanging="397"/>
        <w:jc w:val="both"/>
      </w:pPr>
      <w:r>
        <w:rPr>
          <w:sz w:val="22"/>
          <w:szCs w:val="22"/>
        </w:rPr>
        <w:t>9.</w:t>
      </w:r>
      <w:r>
        <w:rPr>
          <w:sz w:val="22"/>
          <w:szCs w:val="22"/>
        </w:rPr>
        <w:tab/>
        <w:t>Y. Pokhrel, F. Felfelani, Y. Satoh, J. Boulange, P. Burek, A. Gädeke, D. Gerten, S. Gosling, et al.. Global terrestrial water storage and drought severity under climate change. Nat Clim Chang 11: 226–233. 2021.</w:t>
      </w:r>
    </w:p>
    <w:p w14:paraId="0000007E" w14:textId="77777777" w:rsidR="00D14182" w:rsidRDefault="00000000">
      <w:pPr>
        <w:spacing w:after="60"/>
        <w:ind w:left="397" w:hanging="397"/>
        <w:jc w:val="both"/>
      </w:pPr>
      <w:r>
        <w:rPr>
          <w:sz w:val="22"/>
          <w:szCs w:val="22"/>
        </w:rPr>
        <w:t>10.</w:t>
      </w:r>
      <w:r>
        <w:rPr>
          <w:sz w:val="22"/>
          <w:szCs w:val="22"/>
        </w:rPr>
        <w:tab/>
        <w:t>R. Van Hoolst, H. Eerens, D. Haesen, A. Royer, L. Bydekerke, O. Rojas, Y. Li, P. Racionzer. FAO’s AVHRR-based Agricultural Stress Index System (ASIS) for global drought monitoring. International Journal of Remote Sensing 37, 418–439 (2016).</w:t>
      </w:r>
    </w:p>
    <w:p w14:paraId="0000007F" w14:textId="77777777" w:rsidR="00D14182" w:rsidRDefault="00000000">
      <w:pPr>
        <w:spacing w:after="60"/>
        <w:ind w:left="397" w:hanging="397"/>
        <w:jc w:val="both"/>
      </w:pPr>
      <w:r>
        <w:rPr>
          <w:sz w:val="22"/>
          <w:szCs w:val="22"/>
        </w:rPr>
        <w:t>11.</w:t>
      </w:r>
      <w:r>
        <w:rPr>
          <w:sz w:val="22"/>
          <w:szCs w:val="22"/>
        </w:rPr>
        <w:tab/>
        <w:t>D.G. Miralles, O. Bonte, A. Koppa, O.M. Baez-Villanueva, E. Tronquo, F. Zhong, H.E. Beck, P. Hulsman, et al.. GLEAM4: global land evaporation and soil moisture dataset at 0.1 resolution from 1980 to near present. Scientific data 12, 416 (2025).</w:t>
      </w:r>
    </w:p>
    <w:p w14:paraId="00000080" w14:textId="77777777" w:rsidR="00D14182" w:rsidRDefault="00000000">
      <w:pPr>
        <w:spacing w:after="60"/>
        <w:ind w:left="397" w:hanging="397"/>
        <w:jc w:val="both"/>
      </w:pPr>
      <w:r>
        <w:rPr>
          <w:sz w:val="22"/>
          <w:szCs w:val="22"/>
        </w:rPr>
        <w:t>12.</w:t>
      </w:r>
      <w:r>
        <w:rPr>
          <w:sz w:val="22"/>
          <w:szCs w:val="22"/>
        </w:rPr>
        <w:tab/>
        <w:t>S. Pfister, P. Bayer. Monthly water stress: spatially and temporally explicit consumptive water footprint of global crop production. Journal of Cleaner Production 73, 52–62 (2014).</w:t>
      </w:r>
    </w:p>
    <w:p w14:paraId="00000081" w14:textId="77777777" w:rsidR="00D14182" w:rsidRDefault="00000000">
      <w:pPr>
        <w:spacing w:after="60"/>
        <w:ind w:left="397" w:hanging="397"/>
        <w:jc w:val="both"/>
      </w:pPr>
      <w:r>
        <w:rPr>
          <w:sz w:val="22"/>
          <w:szCs w:val="22"/>
        </w:rPr>
        <w:t>13.</w:t>
      </w:r>
      <w:r>
        <w:rPr>
          <w:sz w:val="22"/>
          <w:szCs w:val="22"/>
        </w:rPr>
        <w:tab/>
        <w:t>P. Piñero, M. Sevenster, S. Lutter, S. Giljum. Technical Documentation of the Sustainable Consumption and Production Hotspots Analysis Tool (SCP-HAT) version 2.0 (UN Life Cycle Initiative, One Planet Network &amp; UN International Resource Panel, 2021).</w:t>
      </w:r>
    </w:p>
    <w:p w14:paraId="00000082" w14:textId="77777777" w:rsidR="00D14182" w:rsidRDefault="00000000">
      <w:pPr>
        <w:spacing w:after="60"/>
        <w:ind w:left="397" w:hanging="397"/>
        <w:jc w:val="both"/>
      </w:pPr>
      <w:r>
        <w:rPr>
          <w:sz w:val="22"/>
          <w:szCs w:val="22"/>
        </w:rPr>
        <w:t>14.</w:t>
      </w:r>
      <w:r>
        <w:rPr>
          <w:sz w:val="22"/>
          <w:szCs w:val="22"/>
        </w:rPr>
        <w:tab/>
        <w:t>M. Lenzen, A. Geschke, J. West, J. Fry, A. Malik, S. Giljum, L. Milà i Canals, P. Piñero, et al.. Implementing the material footprint to measure progress towards Sustainable Development Goals 8 and 12. Nature Sustainability 5, 157–166 (2022).</w:t>
      </w:r>
    </w:p>
    <w:p w14:paraId="00000083" w14:textId="77777777" w:rsidR="00D14182" w:rsidRDefault="00000000">
      <w:pPr>
        <w:spacing w:after="60"/>
        <w:ind w:left="397" w:hanging="397"/>
        <w:jc w:val="both"/>
      </w:pPr>
      <w:r>
        <w:rPr>
          <w:sz w:val="22"/>
          <w:szCs w:val="22"/>
        </w:rPr>
        <w:t>15.</w:t>
      </w:r>
      <w:r>
        <w:rPr>
          <w:sz w:val="22"/>
          <w:szCs w:val="22"/>
        </w:rPr>
        <w:tab/>
        <w:t>D. Vanham, M. Bruckner, F. Schwarzmueller, J. Schyns, T. Kastner. Multi-model assessment identifies livestock grazing as a major contributor to variation in European Union land and water footprints. Nature Food 4, 575–584 (2023).</w:t>
      </w:r>
    </w:p>
    <w:p w14:paraId="00000084" w14:textId="77777777" w:rsidR="00D14182" w:rsidRDefault="00000000">
      <w:pPr>
        <w:spacing w:after="60"/>
        <w:ind w:left="397" w:hanging="397"/>
        <w:jc w:val="both"/>
      </w:pPr>
      <w:r>
        <w:rPr>
          <w:sz w:val="22"/>
          <w:szCs w:val="22"/>
        </w:rPr>
        <w:t>16.</w:t>
      </w:r>
      <w:r>
        <w:rPr>
          <w:sz w:val="22"/>
          <w:szCs w:val="22"/>
        </w:rPr>
        <w:tab/>
        <w:t>B.W. Demeke, L.S. Rathore, M.M. Mekonnen, W. Liu. Spatiotemporal dynamics of the water footprint and virtual water trade in global cotton production and trade. Cleaner Production Letters 7, 100074 (2024).</w:t>
      </w:r>
    </w:p>
    <w:p w14:paraId="00000085" w14:textId="77777777" w:rsidR="00D14182" w:rsidRDefault="00000000">
      <w:pPr>
        <w:spacing w:after="60"/>
        <w:ind w:left="397" w:hanging="397"/>
        <w:jc w:val="both"/>
      </w:pPr>
      <w:r>
        <w:rPr>
          <w:sz w:val="22"/>
          <w:szCs w:val="22"/>
        </w:rPr>
        <w:t>17.</w:t>
      </w:r>
      <w:r>
        <w:rPr>
          <w:sz w:val="22"/>
          <w:szCs w:val="22"/>
        </w:rPr>
        <w:tab/>
        <w:t>J. Weinzettel, S. Pfister. International trade of global scarce water use in agriculture: Modeling on watershed level with monthly resolution. Ecological economics 159, 301–311 (2019).</w:t>
      </w:r>
    </w:p>
    <w:p w14:paraId="00000086" w14:textId="77777777" w:rsidR="00D14182" w:rsidRDefault="00000000">
      <w:pPr>
        <w:spacing w:after="60"/>
        <w:ind w:left="397" w:hanging="397"/>
        <w:jc w:val="both"/>
      </w:pPr>
      <w:r>
        <w:rPr>
          <w:sz w:val="22"/>
          <w:szCs w:val="22"/>
        </w:rPr>
        <w:t>18.</w:t>
      </w:r>
      <w:r>
        <w:rPr>
          <w:sz w:val="22"/>
          <w:szCs w:val="22"/>
        </w:rPr>
        <w:tab/>
        <w:t>Y. Shi, X. Zhao, M.R. Tillotson, X. Zhang, R. Zhong, H. Zhong. Global water stress mitigation achieved through international crop trade. Iscience 28 (2025).</w:t>
      </w:r>
    </w:p>
    <w:p w14:paraId="00000087" w14:textId="77777777" w:rsidR="00D14182" w:rsidRDefault="00000000">
      <w:pPr>
        <w:spacing w:after="60"/>
        <w:ind w:left="397" w:hanging="397"/>
        <w:jc w:val="both"/>
      </w:pPr>
      <w:r>
        <w:rPr>
          <w:sz w:val="22"/>
          <w:szCs w:val="22"/>
        </w:rPr>
        <w:t>19.</w:t>
      </w:r>
      <w:r>
        <w:rPr>
          <w:sz w:val="22"/>
          <w:szCs w:val="22"/>
        </w:rPr>
        <w:tab/>
        <w:t>L. Cabernard, C. Schwingshackl, S. Pfister, S. Hellweg. Rising greenhouse gas emissions embodied in the global bioeconomy supply chain. Communications Earth &amp; Environment 6, 172 (2025).</w:t>
      </w:r>
    </w:p>
    <w:p w14:paraId="00000088" w14:textId="77777777" w:rsidR="00D14182" w:rsidRDefault="00000000">
      <w:pPr>
        <w:spacing w:after="60"/>
        <w:ind w:left="397" w:hanging="397"/>
        <w:jc w:val="both"/>
      </w:pPr>
      <w:r>
        <w:rPr>
          <w:sz w:val="22"/>
          <w:szCs w:val="22"/>
        </w:rPr>
        <w:t>20.</w:t>
      </w:r>
      <w:r>
        <w:rPr>
          <w:sz w:val="22"/>
          <w:szCs w:val="22"/>
        </w:rPr>
        <w:tab/>
        <w:t>O. Mialyk, J.F. Schyns, M.J. Booij, H. Su, R.J. Hogeboom, M. Berger. Water footprints and crop water use of 175 individual crops for 1990–2019 simulated with a global crop model. Scientific data 11, 206 (2024).</w:t>
      </w:r>
    </w:p>
    <w:p w14:paraId="00000089" w14:textId="77777777" w:rsidR="00D14182" w:rsidRDefault="00000000">
      <w:pPr>
        <w:spacing w:after="60"/>
        <w:ind w:left="397" w:hanging="397"/>
        <w:jc w:val="both"/>
      </w:pPr>
      <w:r>
        <w:rPr>
          <w:sz w:val="22"/>
          <w:szCs w:val="22"/>
        </w:rPr>
        <w:t>21.</w:t>
      </w:r>
      <w:r>
        <w:rPr>
          <w:sz w:val="22"/>
          <w:szCs w:val="22"/>
        </w:rPr>
        <w:tab/>
        <w:t>L. Cabernard, S. Pfister, S. Hellweg. A new method for analyzing sustainability performance of global supply chains and its application to material resources. Science of the Total Environment 684, 164–177 (2019).</w:t>
      </w:r>
    </w:p>
    <w:p w14:paraId="0000008A" w14:textId="77777777" w:rsidR="00D14182" w:rsidRDefault="00000000">
      <w:pPr>
        <w:spacing w:after="60"/>
        <w:ind w:left="397" w:hanging="397"/>
        <w:jc w:val="both"/>
      </w:pPr>
      <w:r>
        <w:rPr>
          <w:sz w:val="22"/>
          <w:szCs w:val="22"/>
        </w:rPr>
        <w:t>22.</w:t>
      </w:r>
      <w:r>
        <w:rPr>
          <w:sz w:val="22"/>
          <w:szCs w:val="22"/>
        </w:rPr>
        <w:tab/>
        <w:t>L. Cabernard, S. Pfister, C. Oberschelp, S. Hellweg. Growing environmental footprint of plastics driven by coal combustion. Nature Sustainability 5, 139–148 (2022).</w:t>
      </w:r>
    </w:p>
    <w:p w14:paraId="0000008B" w14:textId="77777777" w:rsidR="00D14182" w:rsidRDefault="00000000">
      <w:pPr>
        <w:spacing w:after="60"/>
        <w:ind w:left="397" w:hanging="397"/>
        <w:jc w:val="both"/>
      </w:pPr>
      <w:r>
        <w:rPr>
          <w:sz w:val="22"/>
          <w:szCs w:val="22"/>
        </w:rPr>
        <w:lastRenderedPageBreak/>
        <w:t>23.</w:t>
      </w:r>
      <w:r>
        <w:rPr>
          <w:sz w:val="22"/>
          <w:szCs w:val="22"/>
        </w:rPr>
        <w:tab/>
        <w:t>M.M. Mekonnen, A.Y. Hoekstra. A global assessment of the water footprint of farm animal products. Ecosystems 15, 401–415 (2012).</w:t>
      </w:r>
    </w:p>
    <w:p w14:paraId="0000008C" w14:textId="77777777" w:rsidR="00D14182" w:rsidRDefault="00000000">
      <w:pPr>
        <w:spacing w:after="60"/>
        <w:ind w:left="397" w:hanging="397"/>
        <w:jc w:val="both"/>
      </w:pPr>
      <w:r>
        <w:rPr>
          <w:sz w:val="22"/>
          <w:szCs w:val="22"/>
        </w:rPr>
        <w:t>24.</w:t>
      </w:r>
      <w:r>
        <w:rPr>
          <w:sz w:val="22"/>
          <w:szCs w:val="22"/>
        </w:rPr>
        <w:tab/>
        <w:t>Y. She, J. Chen, Q. Zhou, S. Wei, M. Gong, Q. Wang, K. Yu, Y. Li, et al.. Supply Chain Assessment of Water Scarcity and Management Measures in Chinese Cities Based on Water Quantity and Quality. Environmental Science &amp; Technology 59, 21147–21159 (2025).</w:t>
      </w:r>
    </w:p>
    <w:p w14:paraId="0000008D" w14:textId="77777777" w:rsidR="00D14182" w:rsidRDefault="00000000">
      <w:pPr>
        <w:spacing w:after="60"/>
        <w:ind w:left="397" w:hanging="397"/>
        <w:jc w:val="both"/>
      </w:pPr>
      <w:r>
        <w:rPr>
          <w:sz w:val="22"/>
          <w:szCs w:val="22"/>
        </w:rPr>
        <w:t>25.</w:t>
      </w:r>
      <w:r>
        <w:rPr>
          <w:sz w:val="22"/>
          <w:szCs w:val="22"/>
        </w:rPr>
        <w:tab/>
        <w:t>Z. Fu, S. Sun, M. Konar. Hydro-economic risk and resilience to supply chain water scarcity in Chinese cities. Environmental Science &amp; Technology 58, 21578–21588 (2024).</w:t>
      </w:r>
    </w:p>
    <w:p w14:paraId="0000008E" w14:textId="77777777" w:rsidR="00D14182" w:rsidRDefault="00000000">
      <w:pPr>
        <w:spacing w:after="60"/>
        <w:ind w:left="397" w:hanging="397"/>
        <w:jc w:val="both"/>
      </w:pPr>
      <w:r>
        <w:rPr>
          <w:sz w:val="22"/>
          <w:szCs w:val="22"/>
        </w:rPr>
        <w:t>26.</w:t>
      </w:r>
      <w:r>
        <w:rPr>
          <w:sz w:val="22"/>
          <w:szCs w:val="22"/>
        </w:rPr>
        <w:tab/>
        <w:t>Q. Deng, T. Sharretts, T. Ali, Y.Z. Ao, D.D. Chiarelli, B. Demeke, L. Marston, P. Mehta, et al.. Deepening water scarcity in breadbasket nations. Nature Communications 16, 1110 (2025).</w:t>
      </w:r>
    </w:p>
    <w:p w14:paraId="0000008F" w14:textId="77777777" w:rsidR="00D14182" w:rsidRDefault="00000000">
      <w:pPr>
        <w:spacing w:after="60"/>
        <w:ind w:left="397" w:hanging="397"/>
        <w:jc w:val="both"/>
      </w:pPr>
      <w:r>
        <w:rPr>
          <w:sz w:val="22"/>
          <w:szCs w:val="22"/>
        </w:rPr>
        <w:t>27.</w:t>
      </w:r>
      <w:r>
        <w:rPr>
          <w:sz w:val="22"/>
          <w:szCs w:val="22"/>
        </w:rPr>
        <w:tab/>
        <w:t>S. Srivastava, O. Dikshit. Analysis of groundwater storage (GWS) dynamics and its temporal evolution for the Indo-Gangetic plain using GRACE data. Remote Sensing Applications: Society and Environment 25, 100685 (2022).</w:t>
      </w:r>
    </w:p>
    <w:p w14:paraId="00000090" w14:textId="77777777" w:rsidR="00D14182" w:rsidRDefault="00000000">
      <w:pPr>
        <w:spacing w:after="60"/>
        <w:ind w:left="397" w:hanging="397"/>
        <w:jc w:val="both"/>
      </w:pPr>
      <w:r>
        <w:rPr>
          <w:sz w:val="22"/>
          <w:szCs w:val="22"/>
        </w:rPr>
        <w:t>28.</w:t>
      </w:r>
      <w:r>
        <w:rPr>
          <w:sz w:val="22"/>
          <w:szCs w:val="22"/>
        </w:rPr>
        <w:tab/>
        <w:t>A.K. Chapagain, A.Y. Hoekstra, H.H. Savenije, R. Gautam. The water footprint of cotton consumption: An assessment of the impact of worldwide consumption of cotton products on the water resources in the cotton producing countries. Ecological economics 60, 186–203 (2006).</w:t>
      </w:r>
    </w:p>
    <w:p w14:paraId="00000091" w14:textId="77777777" w:rsidR="00D14182" w:rsidRDefault="00000000">
      <w:pPr>
        <w:spacing w:after="60"/>
        <w:ind w:left="397" w:hanging="397"/>
        <w:jc w:val="both"/>
      </w:pPr>
      <w:r>
        <w:rPr>
          <w:sz w:val="22"/>
          <w:szCs w:val="22"/>
        </w:rPr>
        <w:t>29.</w:t>
      </w:r>
      <w:r>
        <w:rPr>
          <w:sz w:val="22"/>
          <w:szCs w:val="22"/>
        </w:rPr>
        <w:tab/>
        <w:t>N. Mikosch, R. Becker, L. Schelter, M. Berger, M. Usman, M. Finkbeiner. High resolution water scarcity analysis for cotton cultivation areas in Punjab, Pakistan. Ecological Indicators 109, 105852 (2020).</w:t>
      </w:r>
    </w:p>
    <w:p w14:paraId="00000092" w14:textId="77777777" w:rsidR="00D14182" w:rsidRDefault="00000000">
      <w:pPr>
        <w:spacing w:after="60"/>
        <w:ind w:left="397" w:hanging="397"/>
        <w:jc w:val="both"/>
      </w:pPr>
      <w:r>
        <w:rPr>
          <w:sz w:val="22"/>
          <w:szCs w:val="22"/>
        </w:rPr>
        <w:t>30.</w:t>
      </w:r>
      <w:r>
        <w:rPr>
          <w:sz w:val="22"/>
          <w:szCs w:val="22"/>
        </w:rPr>
        <w:tab/>
        <w:t>G. Lamsal, L.T. Marston. Monthly crop water consumption of irrigated crops in the United States from 1981 to 2019. Water Resources Research 61, e2024WR038334 (2025).</w:t>
      </w:r>
    </w:p>
    <w:p w14:paraId="00000093" w14:textId="77777777" w:rsidR="00D14182" w:rsidRDefault="00000000">
      <w:pPr>
        <w:spacing w:after="60"/>
        <w:ind w:left="397" w:hanging="397"/>
        <w:jc w:val="both"/>
      </w:pPr>
      <w:r>
        <w:rPr>
          <w:sz w:val="22"/>
          <w:szCs w:val="22"/>
        </w:rPr>
        <w:t>31.</w:t>
      </w:r>
      <w:r>
        <w:rPr>
          <w:sz w:val="22"/>
          <w:szCs w:val="22"/>
        </w:rPr>
        <w:tab/>
        <w:t>P. Ruess, M. Konar, N. Wanders, M.F. Bierkens. Total irrigation by crop in the Continental United States from 2008 to 2020. Scientific data 11, 395 (2024).</w:t>
      </w:r>
    </w:p>
    <w:p w14:paraId="00000094" w14:textId="77777777" w:rsidR="00D14182" w:rsidRDefault="00000000">
      <w:pPr>
        <w:spacing w:after="60"/>
        <w:ind w:left="397" w:hanging="397"/>
        <w:jc w:val="both"/>
      </w:pPr>
      <w:r>
        <w:rPr>
          <w:sz w:val="22"/>
          <w:szCs w:val="22"/>
        </w:rPr>
        <w:t>32.</w:t>
      </w:r>
      <w:r>
        <w:rPr>
          <w:sz w:val="22"/>
          <w:szCs w:val="22"/>
        </w:rPr>
        <w:tab/>
        <w:t>C. Govoni, P. D’Odorico, L. Pinotti, M.C. Rulli. Preserving global land and water resources through the replacement of livestock feed crops with agricultural by-products. Nature Food 4, 1047–1057 (2023).</w:t>
      </w:r>
    </w:p>
    <w:p w14:paraId="00000095" w14:textId="77777777" w:rsidR="00D14182" w:rsidRDefault="00000000">
      <w:pPr>
        <w:spacing w:after="60"/>
        <w:ind w:left="397" w:hanging="397"/>
        <w:jc w:val="both"/>
      </w:pPr>
      <w:r>
        <w:rPr>
          <w:sz w:val="22"/>
          <w:szCs w:val="22"/>
        </w:rPr>
        <w:t>33.</w:t>
      </w:r>
      <w:r>
        <w:rPr>
          <w:sz w:val="22"/>
          <w:szCs w:val="22"/>
        </w:rPr>
        <w:tab/>
        <w:t>D. Vanham, M.M. Mekonnen, A.Y. Hoekstra. The water footprint of the EU for different diets. Ecological indicators 32, 1–8 (2013).</w:t>
      </w:r>
    </w:p>
    <w:p w14:paraId="00000096" w14:textId="77777777" w:rsidR="00D14182" w:rsidRDefault="00000000">
      <w:pPr>
        <w:spacing w:after="60"/>
        <w:ind w:left="397" w:hanging="397"/>
        <w:jc w:val="both"/>
      </w:pPr>
      <w:r>
        <w:rPr>
          <w:sz w:val="22"/>
          <w:szCs w:val="22"/>
        </w:rPr>
        <w:t>34.</w:t>
      </w:r>
      <w:r>
        <w:rPr>
          <w:sz w:val="22"/>
          <w:szCs w:val="22"/>
        </w:rPr>
        <w:tab/>
        <w:t>I. Lewandowski. Securing a sustainable biomass supply in a growing bioeconomy. Global Food Security 6, 34–42 (2015).</w:t>
      </w:r>
    </w:p>
    <w:p w14:paraId="00000097" w14:textId="77777777" w:rsidR="00D14182" w:rsidRDefault="00000000">
      <w:pPr>
        <w:spacing w:after="60"/>
        <w:ind w:left="397" w:hanging="397"/>
        <w:jc w:val="both"/>
      </w:pPr>
      <w:r>
        <w:rPr>
          <w:sz w:val="22"/>
          <w:szCs w:val="22"/>
        </w:rPr>
        <w:t>35.</w:t>
      </w:r>
      <w:r>
        <w:rPr>
          <w:sz w:val="22"/>
          <w:szCs w:val="22"/>
        </w:rPr>
        <w:tab/>
        <w:t>F. Tian, B. Wu, H. Zeng, M. Zhang, W. Zhu, N. Yan, Y. Lu, Y. Li. GMIE: a global maximum irrigation extent and central pivot irrigation system dataset derived via irrigation performance during drought stress and deep learning methods. Earth System Science Data 17, 855–880 (2025).</w:t>
      </w:r>
    </w:p>
    <w:p w14:paraId="00000098" w14:textId="77777777" w:rsidR="00D14182" w:rsidRDefault="00000000">
      <w:pPr>
        <w:spacing w:after="60"/>
        <w:ind w:left="397" w:hanging="397"/>
        <w:jc w:val="both"/>
      </w:pPr>
      <w:r>
        <w:rPr>
          <w:sz w:val="22"/>
          <w:szCs w:val="22"/>
        </w:rPr>
        <w:t>36.</w:t>
      </w:r>
      <w:r>
        <w:rPr>
          <w:sz w:val="22"/>
          <w:szCs w:val="22"/>
        </w:rPr>
        <w:tab/>
        <w:t>G. Seitfudem, M. Berger, H.M. Schmied, A. Boulay. The updated and improved method for water scarcity impact assessment in LCA, AWARE2. 0. Journal of industrial ecology 29, 891–907 (2025).</w:t>
      </w:r>
    </w:p>
    <w:p w14:paraId="00000099" w14:textId="77777777" w:rsidR="00D14182" w:rsidRDefault="00000000">
      <w:pPr>
        <w:spacing w:after="60"/>
        <w:ind w:left="397" w:hanging="397"/>
        <w:jc w:val="both"/>
      </w:pPr>
      <w:r>
        <w:rPr>
          <w:sz w:val="22"/>
          <w:szCs w:val="22"/>
        </w:rPr>
        <w:t>37.</w:t>
      </w:r>
      <w:r>
        <w:rPr>
          <w:sz w:val="22"/>
          <w:szCs w:val="22"/>
        </w:rPr>
        <w:tab/>
        <w:t>T. Chen, C. Guestrin. Xgboost: A scalable tree boosting system. Proceedings of the 22nd acm sigkdd international conference on knowledge discovery and data mining, 785–794 (2016).</w:t>
      </w:r>
    </w:p>
    <w:p w14:paraId="0000009A" w14:textId="77777777" w:rsidR="00D14182" w:rsidRDefault="00000000">
      <w:pPr>
        <w:spacing w:after="60"/>
        <w:ind w:left="397" w:hanging="397"/>
        <w:jc w:val="both"/>
      </w:pPr>
      <w:r>
        <w:rPr>
          <w:sz w:val="22"/>
          <w:szCs w:val="22"/>
        </w:rPr>
        <w:t>38.</w:t>
      </w:r>
      <w:r>
        <w:rPr>
          <w:sz w:val="22"/>
          <w:szCs w:val="22"/>
        </w:rPr>
        <w:tab/>
        <w:t>M. Rußwurm, M. Körner. Self-attention for raw optical satellite time series classification. ISPRS journal of photogrammetry and remote sensing 169, 421–435 (2020).</w:t>
      </w:r>
    </w:p>
    <w:p w14:paraId="0000009B" w14:textId="77777777" w:rsidR="00D14182" w:rsidRDefault="00000000">
      <w:pPr>
        <w:spacing w:after="60"/>
        <w:ind w:left="397" w:hanging="397"/>
        <w:jc w:val="both"/>
      </w:pPr>
      <w:r>
        <w:rPr>
          <w:sz w:val="22"/>
          <w:szCs w:val="22"/>
        </w:rPr>
        <w:t>39.</w:t>
      </w:r>
      <w:r>
        <w:rPr>
          <w:sz w:val="22"/>
          <w:szCs w:val="22"/>
        </w:rPr>
        <w:tab/>
        <w:t>L. Cabernard, S. Pfister, S. Hellweg. Biodiversity impacts of recent land-use change driven by increases in agri-food imports. Nature Sustainability 7, 1512–1524 (2024).</w:t>
      </w:r>
    </w:p>
    <w:p w14:paraId="0000009C" w14:textId="77777777" w:rsidR="00D14182" w:rsidRDefault="00000000">
      <w:pPr>
        <w:spacing w:after="60"/>
        <w:ind w:left="397" w:hanging="397"/>
        <w:jc w:val="both"/>
      </w:pPr>
      <w:r>
        <w:rPr>
          <w:sz w:val="22"/>
          <w:szCs w:val="22"/>
        </w:rPr>
        <w:lastRenderedPageBreak/>
        <w:t>40.</w:t>
      </w:r>
      <w:r>
        <w:rPr>
          <w:sz w:val="22"/>
          <w:szCs w:val="22"/>
        </w:rPr>
        <w:tab/>
        <w:t>K. Didan. MOD13C2 MODIS/Terra vegetation indices monthly L3 global 0.05 deg CMG V006. (No Title) (2015).</w:t>
      </w:r>
    </w:p>
    <w:p w14:paraId="0000009D" w14:textId="77777777" w:rsidR="00D14182" w:rsidRDefault="00000000">
      <w:pPr>
        <w:spacing w:after="60"/>
        <w:ind w:left="397" w:hanging="397"/>
        <w:jc w:val="both"/>
      </w:pPr>
      <w:r>
        <w:rPr>
          <w:sz w:val="22"/>
          <w:szCs w:val="22"/>
        </w:rPr>
        <w:t>41.</w:t>
      </w:r>
      <w:r>
        <w:rPr>
          <w:sz w:val="22"/>
          <w:szCs w:val="22"/>
        </w:rPr>
        <w:tab/>
        <w:t>H. Hersbach, B. Bell, P. Berrisford, S. Hirahara, A. Horányi, J. Muñoz-Sabater, J. Nicolas, C. Peubey, et al.. The ERA5 global reanalysis. Quarterly journal of the royal meteorological society 146, 1999–2049 (2020).</w:t>
      </w:r>
    </w:p>
    <w:p w14:paraId="0000009E" w14:textId="77777777" w:rsidR="00D14182" w:rsidRDefault="00000000">
      <w:pPr>
        <w:spacing w:after="60"/>
        <w:ind w:left="397" w:hanging="397"/>
        <w:jc w:val="both"/>
      </w:pPr>
      <w:r>
        <w:rPr>
          <w:sz w:val="22"/>
          <w:szCs w:val="22"/>
        </w:rPr>
        <w:t>42.</w:t>
      </w:r>
      <w:r>
        <w:rPr>
          <w:sz w:val="22"/>
          <w:szCs w:val="22"/>
        </w:rPr>
        <w:tab/>
        <w:t>J. Muñoz-Sabater, E. Dutra, A. Agustí-Panareda, C. Albergel, G. Arduini, G. Balsamo, S. Boussetta, M. Choulga, et al.. ERA5-Land: A state-of-the-art global reanalysis dataset for land applications. Earth system science data 13, 4349–4383 (2021).</w:t>
      </w:r>
    </w:p>
    <w:p w14:paraId="0000009F" w14:textId="77777777" w:rsidR="00D14182" w:rsidRDefault="00000000">
      <w:pPr>
        <w:spacing w:after="60"/>
        <w:ind w:left="397" w:hanging="397"/>
        <w:jc w:val="both"/>
      </w:pPr>
      <w:r>
        <w:rPr>
          <w:sz w:val="22"/>
          <w:szCs w:val="22"/>
        </w:rPr>
        <w:t>43.</w:t>
      </w:r>
      <w:r>
        <w:rPr>
          <w:sz w:val="22"/>
          <w:szCs w:val="22"/>
        </w:rPr>
        <w:tab/>
        <w:t>B.D. Tapley, S. Bettadpur, M. Watkins, C. Reigber. The gravity recovery and climate experiment: Mission overview and early results. Geophysical research letters 31 (2004).</w:t>
      </w:r>
    </w:p>
    <w:p w14:paraId="000000A0" w14:textId="77777777" w:rsidR="00D14182" w:rsidRDefault="00000000">
      <w:pPr>
        <w:spacing w:after="60"/>
        <w:ind w:left="397" w:hanging="397"/>
        <w:jc w:val="both"/>
      </w:pPr>
      <w:r>
        <w:rPr>
          <w:sz w:val="22"/>
          <w:szCs w:val="22"/>
        </w:rPr>
        <w:t>44.</w:t>
      </w:r>
      <w:r>
        <w:rPr>
          <w:sz w:val="22"/>
          <w:szCs w:val="22"/>
        </w:rPr>
        <w:tab/>
        <w:t>F.H. Tang, T.H. Nguyen, G. Conchedda, L. Casse, F.N. Tubiello, F. Maggi. CROPGRIDS: a global geo-referenced dataset of 173 crops. Scientific Data 11, 413 (2024).</w:t>
      </w:r>
    </w:p>
    <w:p w14:paraId="000000A1" w14:textId="77777777" w:rsidR="00D14182" w:rsidRDefault="00000000">
      <w:pPr>
        <w:spacing w:after="60"/>
        <w:ind w:left="397" w:hanging="397"/>
        <w:jc w:val="both"/>
      </w:pPr>
      <w:r>
        <w:rPr>
          <w:sz w:val="22"/>
          <w:szCs w:val="22"/>
        </w:rPr>
        <w:t>45.</w:t>
      </w:r>
      <w:r>
        <w:rPr>
          <w:sz w:val="22"/>
          <w:szCs w:val="22"/>
        </w:rPr>
        <w:tab/>
        <w:t>G.C. Hurtt, L. Chini, R. Sahajpal, S. Frolking, B.L. Bodirsky, K. Calvin, J.C. Doelman, J. Fisk, et al.. Harmonization of global land-use change and management for the period 850–2100 (LUH2) for CMIP6. Geoscientific Model Development Discussions 2020, 1–65 (2020).</w:t>
      </w:r>
    </w:p>
    <w:p w14:paraId="000000A2" w14:textId="77777777" w:rsidR="00D14182" w:rsidRDefault="00000000">
      <w:pPr>
        <w:spacing w:after="60"/>
        <w:ind w:left="397" w:hanging="397"/>
        <w:jc w:val="both"/>
      </w:pPr>
      <w:r>
        <w:rPr>
          <w:sz w:val="22"/>
          <w:szCs w:val="22"/>
        </w:rPr>
        <w:t>46.</w:t>
      </w:r>
      <w:r>
        <w:rPr>
          <w:sz w:val="22"/>
          <w:szCs w:val="22"/>
        </w:rPr>
        <w:tab/>
        <w:t>Food, Agriculture Organization of the United Nations. FAOSTAT. 2024. Accessed February 2025. https://www.fao.org/faostat</w:t>
      </w:r>
    </w:p>
    <w:p w14:paraId="000000A3" w14:textId="77777777" w:rsidR="00D14182" w:rsidRDefault="00000000">
      <w:pPr>
        <w:spacing w:after="60"/>
        <w:ind w:left="397" w:hanging="397"/>
        <w:jc w:val="both"/>
      </w:pPr>
      <w:r>
        <w:rPr>
          <w:sz w:val="22"/>
          <w:szCs w:val="22"/>
        </w:rPr>
        <w:t>47.</w:t>
      </w:r>
      <w:r>
        <w:rPr>
          <w:sz w:val="22"/>
          <w:szCs w:val="22"/>
        </w:rPr>
        <w:tab/>
        <w:t>G. Fischer, F. Nachtergaele, S. Prieler, H. Van Velthuizen, L. Verelst, D. Wiberg. Global agro-ecological zones assessment for agriculture (GAEZ 2008). IIASA, Laxenburg, Austria and FAO, Rome, Italy 10 (2008).</w:t>
      </w:r>
    </w:p>
    <w:p w14:paraId="000000A4" w14:textId="77777777" w:rsidR="00D14182" w:rsidRDefault="00000000">
      <w:pPr>
        <w:spacing w:after="60"/>
        <w:ind w:left="397" w:hanging="397"/>
        <w:jc w:val="both"/>
      </w:pPr>
      <w:r>
        <w:rPr>
          <w:sz w:val="22"/>
          <w:szCs w:val="22"/>
        </w:rPr>
        <w:t>48.</w:t>
      </w:r>
      <w:r>
        <w:rPr>
          <w:sz w:val="22"/>
          <w:szCs w:val="22"/>
        </w:rPr>
        <w:tab/>
        <w:t>H.E. Beck, N.E. Zimmermann, T.R. McVicar, N. Vergopolan, A. Berg, E.F. Wood. Present and future Köppen-Geiger climate classification maps at 1-km resolution. Scientific data 5, 180214 (2018).</w:t>
      </w:r>
    </w:p>
    <w:p w14:paraId="000000A5" w14:textId="77777777" w:rsidR="00D14182" w:rsidRDefault="00000000">
      <w:pPr>
        <w:spacing w:after="60"/>
        <w:ind w:left="397" w:hanging="397"/>
        <w:jc w:val="both"/>
      </w:pPr>
      <w:r>
        <w:rPr>
          <w:sz w:val="22"/>
          <w:szCs w:val="22"/>
        </w:rPr>
        <w:t>49.</w:t>
      </w:r>
      <w:r>
        <w:rPr>
          <w:sz w:val="22"/>
          <w:szCs w:val="22"/>
        </w:rPr>
        <w:tab/>
        <w:t>International Food Policy Research Institute (IFPRI). Global Spatially-Disaggregated Crop Production Statistics Data for 2020 Version 2.0 Release 2. Harvard Dataverse, 2026. https://doi.org/10.7910/DVN/SWPENT</w:t>
      </w:r>
    </w:p>
    <w:p w14:paraId="000000A6" w14:textId="77777777" w:rsidR="00D14182" w:rsidRDefault="00000000">
      <w:pPr>
        <w:spacing w:after="60"/>
        <w:ind w:left="397" w:hanging="397"/>
        <w:jc w:val="both"/>
      </w:pPr>
      <w:r>
        <w:rPr>
          <w:sz w:val="22"/>
          <w:szCs w:val="22"/>
        </w:rPr>
        <w:t>50.</w:t>
      </w:r>
      <w:r>
        <w:rPr>
          <w:sz w:val="22"/>
          <w:szCs w:val="22"/>
        </w:rPr>
        <w:tab/>
        <w:t>M. Lenzen, A. Geschke, M.D. Abd Rahman, Y. Xiao, J. Fry, R. Reyes, E. Dietzenbacher, S. Inomata, et al.. The Global MRIO Lab–charting the world economy. Economic Systems Research 29, 158–186 (2017).</w:t>
      </w:r>
    </w:p>
    <w:p w14:paraId="000000A7" w14:textId="77777777" w:rsidR="00D14182" w:rsidRDefault="00D14182">
      <w:pPr>
        <w:spacing w:after="60"/>
        <w:jc w:val="both"/>
      </w:pPr>
    </w:p>
    <w:sectPr w:rsidR="00D14182">
      <w:pgSz w:w="12240" w:h="15840"/>
      <w:pgMar w:top="1417" w:right="1417" w:bottom="1417" w:left="1417"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via Cabernard" w:date="2026-05-28T14:46:00Z" w:initials="">
    <w:p w14:paraId="000000A9" w14:textId="77777777" w:rsidR="00D14182" w:rsidRDefault="007B034A">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Here I would cite GLORIA, REX and the GRO2024</w:t>
      </w:r>
    </w:p>
    <w:p w14:paraId="000000AA" w14:textId="77777777" w:rsidR="00D14182" w:rsidRDefault="00D14182">
      <w:pPr>
        <w:widowControl w:val="0"/>
        <w:pBdr>
          <w:top w:val="nil"/>
          <w:left w:val="nil"/>
          <w:bottom w:val="nil"/>
          <w:right w:val="nil"/>
          <w:between w:val="nil"/>
        </w:pBdr>
        <w:spacing w:after="0" w:line="240" w:lineRule="auto"/>
        <w:rPr>
          <w:rFonts w:ascii="Arial" w:eastAsia="Arial" w:hAnsi="Arial" w:cs="Arial"/>
          <w:color w:val="000000"/>
          <w:sz w:val="22"/>
          <w:szCs w:val="22"/>
        </w:rPr>
      </w:pPr>
    </w:p>
    <w:p w14:paraId="000000AB" w14:textId="77777777" w:rsidR="00D14182"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 xml:space="preserve">Bruyninckx, H. H.-D. et al. Global Resources Outlook 2024: Bend the trend-Pathways to a liveable planet as resource use spikes. United Nations Environment Programme (2024). </w:t>
      </w:r>
    </w:p>
    <w:p w14:paraId="000000AC" w14:textId="77777777" w:rsidR="00D14182" w:rsidRDefault="00D14182">
      <w:pPr>
        <w:widowControl w:val="0"/>
        <w:pBdr>
          <w:top w:val="nil"/>
          <w:left w:val="nil"/>
          <w:bottom w:val="nil"/>
          <w:right w:val="nil"/>
          <w:between w:val="nil"/>
        </w:pBdr>
        <w:spacing w:after="0" w:line="240" w:lineRule="auto"/>
        <w:rPr>
          <w:rFonts w:ascii="Arial" w:eastAsia="Arial" w:hAnsi="Arial" w:cs="Arial"/>
          <w:color w:val="000000"/>
          <w:sz w:val="22"/>
          <w:szCs w:val="22"/>
        </w:rPr>
      </w:pPr>
    </w:p>
    <w:p w14:paraId="000000AD" w14:textId="77777777" w:rsidR="00D14182"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Cabernard, L., Pfister, S. &amp; Hellweg, S. Resolved Exiobase version 3 (REX3) [Data set]. Zenodo. 2024.  https://zenodo.org/records/10354283.</w:t>
      </w:r>
    </w:p>
  </w:comment>
  <w:comment w:id="2" w:author="Livia Cabernard" w:date="2026-05-29T10:48:00Z" w:initials="">
    <w:p w14:paraId="000000AE" w14:textId="77777777" w:rsidR="00D14182" w:rsidRDefault="007B034A">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The order or crops, regions and produced goods in the Sankey differs from the bar plots. I would make the same order everywhere (also in Figure 5).</w:t>
      </w:r>
    </w:p>
  </w:comment>
  <w:comment w:id="3" w:author="Livia Cabernard" w:date="2026-05-29T10:25:00Z" w:initials="">
    <w:p w14:paraId="000000A8" w14:textId="77777777" w:rsidR="00D14182" w:rsidRDefault="007B034A">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All figures look really nice.  For the temporal charts on the right side I would also show absolute values in accordance to Figure 4 and make the axis more readable.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AD" w15:done="0"/>
  <w15:commentEx w15:paraId="000000AE" w15:done="0"/>
  <w15:commentEx w15:paraId="000000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0000AD">
    <w16cex:extLst>
      <w16:ext w16:uri="{CE6994B0-6A32-4C9F-8C6B-6E91EDA988CE}">
        <cr:reactions xmlns:cr="http://schemas.microsoft.com/office/comments/2020/reactions">
          <cr:reaction reactionType="1">
            <cr:reactionInfo dateUtc="2026-06-15T08:05:21Z">
              <cr:user userId="d27fd7808939b3cd" userProvider="Windows Live" userName="Yanfei Shan"/>
            </cr:reactionInfo>
          </cr:reaction>
        </cr:reactions>
      </w16:ext>
    </w16cex:extLst>
  </w16cex:commentExtensible>
  <w16cex:commentExtensible w16cex:durableId="000000AE">
    <w16cex:extLst>
      <w16:ext w16:uri="{CE6994B0-6A32-4C9F-8C6B-6E91EDA988CE}">
        <cr:reactions xmlns:cr="http://schemas.microsoft.com/office/comments/2020/reactions">
          <cr:reaction reactionType="1">
            <cr:reactionInfo dateUtc="2026-06-13T21:01:52Z">
              <cr:user userId="d27fd7808939b3cd" userProvider="Windows Live" userName="Yanfei Sha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AD" w16cid:durableId="000000AD"/>
  <w16cid:commentId w16cid:paraId="000000AE" w16cid:durableId="000000AE"/>
  <w16cid:commentId w16cid:paraId="000000A8" w16cid:durableId="000000A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embedRegular r:id="rId1" w:fontKey="{0520206B-0783-6242-9D31-BF94E0097898}"/>
    <w:embedBold r:id="rId2" w:fontKey="{7DEC0390-5D42-514D-8F58-60FD2E6626E0}"/>
    <w:embedItalic r:id="rId3" w:fontKey="{2FB4FF3E-38BE-634C-B595-D1BD48589CAA}"/>
    <w:embedBoldItalic r:id="rId4" w:fontKey="{60332115-9CB3-BE47-906D-07CB77AEC3D1}"/>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embedRegular r:id="rId5" w:fontKey="{EBD8B24F-7EF6-034C-815F-3FB848350692}"/>
  </w:font>
  <w:font w:name="-webkit-standard">
    <w:altName w:val="Cambria"/>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embedRegular r:id="rId7" w:fontKey="{D8637CAA-2FB2-4A47-A904-6375F2F04D89}"/>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embedRegular r:id="rId9" w:fontKey="{FB24EDC8-E4E1-514F-BAD3-35D4C0F2EAB8}"/>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via Cabernard">
    <w15:presenceInfo w15:providerId="None" w15:userId="Livia Cabernar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182"/>
    <w:rsid w:val="000F5854"/>
    <w:rsid w:val="003507A8"/>
    <w:rsid w:val="004A1692"/>
    <w:rsid w:val="004C760D"/>
    <w:rsid w:val="004D6A4F"/>
    <w:rsid w:val="00577740"/>
    <w:rsid w:val="007B034A"/>
    <w:rsid w:val="00CA7A6F"/>
    <w:rsid w:val="00D14182"/>
    <w:rsid w:val="00F76AC7"/>
  </w:rsids>
  <m:mathPr>
    <m:mathFont m:val="Cambria Math"/>
    <m:brkBin m:val="before"/>
    <m:brkBinSub m:val="--"/>
    <m:smallFrac m:val="0"/>
    <m:dispDef/>
    <m:lMargin m:val="0"/>
    <m:rMargin m:val="0"/>
    <m:defJc m:val="centerGroup"/>
    <m:wrapIndent m:val="1440"/>
    <m:intLim m:val="subSup"/>
    <m:naryLim m:val="undOvr"/>
  </m:mathPr>
  <w:themeFontLang w:val="en-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160D0"/>
  <w15:docId w15:val="{AE944976-02CC-4942-ABAD-FCDE792AE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24"/>
        <w:szCs w:val="24"/>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eastAsia="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eastAsia="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eastAsia="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eastAsia="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eastAsia="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eastAsia="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eastAsia="Calibri"/>
      <w:color w:val="17365D"/>
      <w:sz w:val="52"/>
      <w:szCs w:val="52"/>
    </w:rPr>
  </w:style>
  <w:style w:type="paragraph" w:styleId="Subtitle">
    <w:name w:val="Subtitle"/>
    <w:basedOn w:val="Normal"/>
    <w:next w:val="Normal"/>
    <w:uiPriority w:val="11"/>
    <w:qFormat/>
    <w:rPr>
      <w:rFonts w:eastAsia="Calibri"/>
      <w:i/>
      <w:iCs/>
      <w:color w:val="4F81B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CA7A6F"/>
    <w:rPr>
      <w:color w:val="0000FF" w:themeColor="hyperlink"/>
      <w:u w:val="single"/>
    </w:rPr>
  </w:style>
  <w:style w:type="character" w:styleId="UnresolvedMention">
    <w:name w:val="Unresolved Mention"/>
    <w:basedOn w:val="DefaultParagraphFont"/>
    <w:uiPriority w:val="99"/>
    <w:semiHidden/>
    <w:unhideWhenUsed/>
    <w:rsid w:val="00CA7A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4.emf"/><Relationship Id="rId18"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3.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elab.info/resources/gloria" TargetMode="Externa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hyperlink" Target="https://fayesworkmail.users.earthengine.app/view/irrigated-crop-water-stress-for-test-only" TargetMode="External"/><Relationship Id="rId5" Type="http://schemas.openxmlformats.org/officeDocument/2006/relationships/comments" Target="comments.xml"/><Relationship Id="rId15" Type="http://schemas.openxmlformats.org/officeDocument/2006/relationships/hyperlink" Target="https://fayesworkmail.users.earthengine.app/view/irrigated-crop-water-stress-for-test-only" TargetMode="External"/><Relationship Id="rId10" Type="http://schemas.openxmlformats.org/officeDocument/2006/relationships/image" Target="media/image2.e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image" Target="media/image5.e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dummg/gkaBinkbNtAiBOUh+0Q==">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26</Pages>
  <Words>10071</Words>
  <Characters>57406</Characters>
  <Application>Microsoft Office Word</Application>
  <DocSecurity>0</DocSecurity>
  <Lines>478</Lines>
  <Paragraphs>134</Paragraphs>
  <ScaleCrop>false</ScaleCrop>
  <Company/>
  <LinksUpToDate>false</LinksUpToDate>
  <CharactersWithSpaces>67343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Yanfei Shan</cp:lastModifiedBy>
  <cp:revision>11</cp:revision>
  <dcterms:created xsi:type="dcterms:W3CDTF">2026-06-13T21:00:00Z</dcterms:created>
  <dcterms:modified xsi:type="dcterms:W3CDTF">2026-06-15T10:08:00Z</dcterms:modified>
</cp:coreProperties>
</file>